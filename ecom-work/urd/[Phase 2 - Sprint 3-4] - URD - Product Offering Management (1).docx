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7" w:w="16839" w:orient="landscape"/>
          <w:pgMar w:bottom="992" w:top="1260" w:left="1080" w:right="1179" w:header="720" w:footer="720"/>
          <w:pgNumType w:start="1"/>
        </w:sectPr>
      </w:pPr>
      <w:bookmarkStart w:colFirst="0" w:colLast="0" w:name="_8he5x1sy15ib" w:id="0"/>
      <w:bookmarkEnd w:id="0"/>
      <w:r w:rsidDel="00000000" w:rsidR="00000000" w:rsidRPr="00000000">
        <w:rPr>
          <w:rFonts w:ascii="Times New Roman" w:cs="Times New Roman" w:eastAsia="Times New Roman" w:hAnsi="Times New Roman"/>
          <w:b w:val="1"/>
          <w:bCs w:val="1"/>
          <w:i w:val="0"/>
          <w:iCs w:val="0"/>
          <w:smallCaps w:val="0"/>
          <w:strike w:val="0"/>
          <w:color w:val="2f5496"/>
          <w:sz w:val="72"/>
          <w:szCs w:val="72"/>
          <w:u w:val="none"/>
          <w:shd w:fill="auto" w:val="clear"/>
          <w:vertAlign w:val="baseline"/>
          <w:rtl w:val="0"/>
        </w:rPr>
        <w:t xml:space="preserve">TÊN DỰ ÁN</w:t>
      </w:r>
      <w:r w:rsidDel="00000000" w:rsidR="00000000" w:rsidRPr="00000000">
        <w:rPr>
          <w:rtl w:val="0"/>
        </w:rPr>
      </w:r>
    </w:p>
    <w:p w:rsidR="00000000" w:rsidDel="00000000" w:rsidP="00000000" w:rsidRDefault="00000000" w:rsidRPr="00000000" w14:paraId="00000002">
      <w:pPr>
        <w:spacing w:after="120" w:before="120" w:lineRule="auto"/>
        <w:jc w:val="center"/>
        <w:rPr>
          <w:b w:val="1"/>
          <w:bCs w:val="1"/>
          <w:smallCaps w:val="1"/>
          <w:color w:val="000000"/>
          <w:sz w:val="24"/>
          <w:szCs w:val="24"/>
        </w:rPr>
      </w:pPr>
      <w:r w:rsidDel="00000000" w:rsidR="00000000" w:rsidRPr="00000000">
        <w:rPr>
          <w:b w:val="1"/>
          <w:bCs w:val="1"/>
          <w:smallCaps w:val="1"/>
          <w:color w:val="000000"/>
          <w:sz w:val="24"/>
          <w:szCs w:val="24"/>
        </w:rPr>
        <w:drawing>
          <wp:inline distB="0" distT="0" distL="0" distR="0">
            <wp:extent cx="2295939" cy="754156"/>
            <wp:effectExtent b="0" l="0" r="0" t="0"/>
            <wp:docPr id="26"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jc w:val="center"/>
        <w:rPr>
          <w:b w:val="1"/>
          <w:bCs w:val="1"/>
          <w:smallCaps w:val="1"/>
          <w:color w:val="000000"/>
          <w:sz w:val="24"/>
          <w:szCs w:val="24"/>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5">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6">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8">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ind w:right="49"/>
        <w:jc w:val="center"/>
        <w:rPr>
          <w:b w:val="1"/>
          <w:bCs w:val="1"/>
          <w:smallCaps w:val="1"/>
          <w:color w:val="000000"/>
          <w:sz w:val="24"/>
          <w:szCs w:val="24"/>
        </w:rPr>
      </w:pPr>
      <w:r w:rsidDel="00000000" w:rsidR="00000000" w:rsidRPr="00000000">
        <w:rPr>
          <w:b w:val="1"/>
          <w:bCs w:val="1"/>
          <w:color w:val="000000"/>
          <w:sz w:val="24"/>
          <w:szCs w:val="24"/>
          <w:rtl w:val="0"/>
        </w:rPr>
        <w:t xml:space="preserve">TÊN DỰ ÁN</w:t>
      </w:r>
      <w:r w:rsidDel="00000000" w:rsidR="00000000" w:rsidRPr="00000000">
        <w:rPr>
          <w:rtl w:val="0"/>
        </w:rPr>
      </w:r>
    </w:p>
    <w:p w:rsidR="00000000" w:rsidDel="00000000" w:rsidP="00000000" w:rsidRDefault="00000000" w:rsidRPr="00000000" w14:paraId="0000000A">
      <w:pPr>
        <w:spacing w:after="120" w:before="120" w:lineRule="auto"/>
        <w:ind w:right="139"/>
        <w:jc w:val="center"/>
        <w:rPr>
          <w:b w:val="1"/>
          <w:bCs w:val="1"/>
          <w:i w:val="1"/>
          <w:iCs w:val="1"/>
          <w:color w:val="000000"/>
          <w:sz w:val="24"/>
          <w:szCs w:val="24"/>
        </w:rPr>
      </w:pPr>
      <w:r w:rsidDel="00000000" w:rsidR="00000000" w:rsidRPr="00000000">
        <w:rPr>
          <w:b w:val="1"/>
          <w:bCs w:val="1"/>
          <w:color w:val="000000"/>
          <w:sz w:val="24"/>
          <w:szCs w:val="24"/>
          <w:rtl w:val="0"/>
        </w:rPr>
        <w:t xml:space="preserve">URD </w:t>
      </w:r>
      <w:r w:rsidDel="00000000" w:rsidR="00000000" w:rsidRPr="00000000">
        <w:rPr>
          <w:b w:val="1"/>
          <w:bCs w:val="1"/>
          <w:i w:val="1"/>
          <w:iCs w:val="1"/>
          <w:color w:val="000000"/>
          <w:sz w:val="24"/>
          <w:szCs w:val="24"/>
          <w:rtl w:val="0"/>
        </w:rPr>
        <w:t xml:space="preserve">– User requirements document</w:t>
      </w:r>
    </w:p>
    <w:p w:rsidR="00000000" w:rsidDel="00000000" w:rsidP="00000000" w:rsidRDefault="00000000" w:rsidRPr="00000000" w14:paraId="0000000B">
      <w:pPr>
        <w:spacing w:after="120" w:before="120" w:lineRule="auto"/>
        <w:ind w:right="139"/>
        <w:jc w:val="center"/>
        <w:rPr>
          <w:b w:val="1"/>
          <w:bCs w:val="1"/>
          <w:i w:val="1"/>
          <w:iCs w:val="1"/>
          <w:smallCaps w:val="1"/>
          <w:color w:val="000000"/>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Mã hiệu</w:t>
            </w:r>
          </w:p>
        </w:tc>
        <w:tc>
          <w:tcPr>
            <w:shd w:fill="ffffff" w:val="clear"/>
            <w:vAlign w:val="center"/>
          </w:tcPr>
          <w:p w:rsidR="00000000" w:rsidDel="00000000" w:rsidP="00000000" w:rsidRDefault="00000000" w:rsidRPr="00000000" w14:paraId="0000000D">
            <w:pPr>
              <w:spacing w:after="0" w:line="240" w:lineRule="auto"/>
              <w:jc w:val="center"/>
              <w:rPr>
                <w:color w:val="000000"/>
                <w:sz w:val="24"/>
                <w:szCs w:val="24"/>
              </w:rPr>
            </w:pPr>
            <w:r w:rsidDel="00000000" w:rsidR="00000000" w:rsidRPr="00000000">
              <w:rPr>
                <w:color w:val="000000"/>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Phiên bản</w:t>
            </w:r>
          </w:p>
        </w:tc>
        <w:tc>
          <w:tcPr>
            <w:shd w:fill="ffffff" w:val="clear"/>
            <w:vAlign w:val="center"/>
          </w:tcPr>
          <w:p w:rsidR="00000000" w:rsidDel="00000000" w:rsidP="00000000" w:rsidRDefault="00000000" w:rsidRPr="00000000" w14:paraId="0000000F">
            <w:pPr>
              <w:spacing w:after="0" w:line="240" w:lineRule="auto"/>
              <w:jc w:val="center"/>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10">
      <w:pPr>
        <w:rPr>
          <w:b w:val="1"/>
          <w:bCs w:val="1"/>
          <w:color w:val="000000"/>
          <w:sz w:val="24"/>
          <w:szCs w:val="24"/>
        </w:rPr>
      </w:pPr>
      <w:r w:rsidDel="00000000" w:rsidR="00000000" w:rsidRPr="00000000">
        <w:rPr>
          <w:rtl w:val="0"/>
        </w:rPr>
      </w:r>
    </w:p>
    <w:p w:rsidR="00000000" w:rsidDel="00000000" w:rsidP="00000000" w:rsidRDefault="00000000" w:rsidRPr="00000000" w14:paraId="0000001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jc w:val="center"/>
        <w:rPr>
          <w:b w:val="1"/>
          <w:bCs w:val="1"/>
          <w:color w:val="000000"/>
          <w:sz w:val="24"/>
          <w:szCs w:val="24"/>
        </w:rPr>
      </w:pPr>
      <w:r w:rsidDel="00000000" w:rsidR="00000000" w:rsidRPr="00000000">
        <w:rPr>
          <w:b w:val="1"/>
          <w:bCs w:val="1"/>
          <w:color w:val="000000"/>
          <w:sz w:val="24"/>
          <w:szCs w:val="24"/>
          <w:rtl w:val="0"/>
        </w:rPr>
        <w:t xml:space="preserve">REVISION HISTORY </w:t>
      </w:r>
    </w:p>
    <w:p w:rsidR="00000000" w:rsidDel="00000000" w:rsidP="00000000" w:rsidRDefault="00000000" w:rsidRPr="00000000" w14:paraId="00000013">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Add – Thêm mới</w:t>
      </w:r>
    </w:p>
    <w:p w:rsidR="00000000" w:rsidDel="00000000" w:rsidP="00000000" w:rsidRDefault="00000000" w:rsidRPr="00000000" w14:paraId="00000014">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[U]:</w:t>
      </w:r>
      <w:r w:rsidDel="00000000" w:rsidR="00000000" w:rsidRPr="00000000">
        <w:rPr>
          <w:color w:val="000000"/>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Rule="auto"/>
        <w:ind w:left="720" w:firstLine="0"/>
        <w:jc w:val="both"/>
        <w:rPr>
          <w:color w:val="000000"/>
          <w:sz w:val="24"/>
          <w:szCs w:val="24"/>
        </w:rPr>
      </w:pPr>
      <w:r w:rsidDel="00000000" w:rsidR="00000000" w:rsidRPr="00000000">
        <w:rPr>
          <w:b w:val="1"/>
          <w:bCs w:val="1"/>
          <w:color w:val="000000"/>
          <w:sz w:val="24"/>
          <w:szCs w:val="24"/>
          <w:rtl w:val="0"/>
        </w:rPr>
        <w:t xml:space="preserve">[D]:</w:t>
      </w:r>
      <w:r w:rsidDel="00000000" w:rsidR="00000000" w:rsidRPr="00000000">
        <w:rPr>
          <w:color w:val="000000"/>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Rule="auto"/>
        <w:ind w:left="720" w:firstLine="0"/>
        <w:jc w:val="both"/>
        <w:rPr>
          <w:b w:val="1"/>
          <w:bCs w:val="1"/>
          <w:color w:val="000000"/>
          <w:sz w:val="24"/>
          <w:szCs w:val="24"/>
        </w:rPr>
      </w:pPr>
      <w:r w:rsidDel="00000000" w:rsidR="00000000" w:rsidRPr="00000000">
        <w:rPr>
          <w:rtl w:val="0"/>
        </w:rPr>
      </w:r>
    </w:p>
    <w:tbl>
      <w:tblPr>
        <w:tblStyle w:val="Table2"/>
        <w:tblW w:w="1458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620"/>
        <w:gridCol w:w="1170"/>
        <w:gridCol w:w="1530"/>
        <w:gridCol w:w="1530"/>
        <w:gridCol w:w="1620"/>
        <w:gridCol w:w="7110"/>
        <w:tblGridChange w:id="0">
          <w:tblGrid>
            <w:gridCol w:w="1620"/>
            <w:gridCol w:w="1170"/>
            <w:gridCol w:w="1530"/>
            <w:gridCol w:w="1530"/>
            <w:gridCol w:w="1620"/>
            <w:gridCol w:w="7110"/>
          </w:tblGrid>
        </w:tblGridChange>
      </w:tblGrid>
      <w:tr>
        <w:trPr>
          <w:cantSplit w:val="0"/>
          <w:trHeight w:val="70" w:hRule="atLeast"/>
          <w:tblHeader w:val="1"/>
        </w:trPr>
        <w:tc>
          <w:tcPr>
            <w:shd w:fill="b4c6e7" w:val="clear"/>
            <w:vAlign w:val="center"/>
          </w:tcPr>
          <w:p w:rsidR="00000000" w:rsidDel="00000000" w:rsidP="00000000" w:rsidRDefault="00000000" w:rsidRPr="00000000" w14:paraId="0000001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Change Description</w:t>
            </w:r>
          </w:p>
        </w:tc>
      </w:tr>
      <w:tr>
        <w:trPr>
          <w:cantSplit w:val="0"/>
          <w:trHeight w:val="70" w:hRule="atLeast"/>
          <w:tblHeader w:val="1"/>
        </w:trPr>
        <w:tc>
          <w:tcPr>
            <w:vAlign w:val="center"/>
          </w:tcPr>
          <w:p w:rsidR="00000000" w:rsidDel="00000000" w:rsidP="00000000" w:rsidRDefault="00000000" w:rsidRPr="00000000" w14:paraId="0000001D">
            <w:pPr>
              <w:spacing w:after="60" w:before="60" w:line="276" w:lineRule="auto"/>
              <w:rPr>
                <w:color w:val="000000"/>
                <w:sz w:val="24"/>
                <w:szCs w:val="24"/>
              </w:rPr>
            </w:pPr>
            <w:r w:rsidDel="00000000" w:rsidR="00000000" w:rsidRPr="00000000">
              <w:rPr>
                <w:color w:val="000000"/>
                <w:sz w:val="24"/>
                <w:szCs w:val="24"/>
                <w:rtl w:val="0"/>
              </w:rPr>
              <w:t xml:space="preserve">11/11/2025</w:t>
            </w:r>
          </w:p>
        </w:tc>
        <w:tc>
          <w:tcPr>
            <w:vAlign w:val="center"/>
          </w:tcPr>
          <w:p w:rsidR="00000000" w:rsidDel="00000000" w:rsidP="00000000" w:rsidRDefault="00000000" w:rsidRPr="00000000" w14:paraId="0000001E">
            <w:pPr>
              <w:spacing w:after="60" w:before="60" w:line="276" w:lineRule="auto"/>
              <w:jc w:val="center"/>
              <w:rPr>
                <w:color w:val="000000"/>
                <w:sz w:val="24"/>
                <w:szCs w:val="24"/>
              </w:rPr>
            </w:pPr>
            <w:r w:rsidDel="00000000" w:rsidR="00000000" w:rsidRPr="00000000">
              <w:rPr>
                <w:color w:val="000000"/>
                <w:sz w:val="24"/>
                <w:szCs w:val="24"/>
                <w:rtl w:val="0"/>
              </w:rPr>
              <w:t xml:space="preserve">0.1</w:t>
            </w:r>
          </w:p>
        </w:tc>
        <w:tc>
          <w:tcPr>
            <w:vAlign w:val="center"/>
          </w:tcPr>
          <w:p w:rsidR="00000000" w:rsidDel="00000000" w:rsidP="00000000" w:rsidRDefault="00000000" w:rsidRPr="00000000" w14:paraId="0000001F">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0">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1">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2">
            <w:pPr>
              <w:spacing w:after="60" w:before="60" w:line="276" w:lineRule="auto"/>
              <w:rPr>
                <w:color w:val="000000"/>
                <w:sz w:val="24"/>
                <w:szCs w:val="24"/>
              </w:rPr>
            </w:pPr>
            <w:r w:rsidDel="00000000" w:rsidR="00000000" w:rsidRPr="00000000">
              <w:rPr>
                <w:color w:val="000000"/>
                <w:sz w:val="24"/>
                <w:szCs w:val="24"/>
                <w:rtl w:val="0"/>
              </w:rPr>
              <w:t xml:space="preserve">Khởi tạo</w:t>
            </w:r>
          </w:p>
        </w:tc>
      </w:tr>
      <w:tr>
        <w:trPr>
          <w:cantSplit w:val="0"/>
          <w:trHeight w:val="70" w:hRule="atLeast"/>
          <w:tblHeader w:val="1"/>
        </w:trPr>
        <w:tc>
          <w:tcPr>
            <w:vAlign w:val="center"/>
          </w:tcPr>
          <w:p w:rsidR="00000000" w:rsidDel="00000000" w:rsidP="00000000" w:rsidRDefault="00000000" w:rsidRPr="00000000" w14:paraId="00000023">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5/12/2025</w:t>
            </w:r>
          </w:p>
        </w:tc>
        <w:tc>
          <w:tcPr>
            <w:vAlign w:val="center"/>
          </w:tcPr>
          <w:p w:rsidR="00000000" w:rsidDel="00000000" w:rsidP="00000000" w:rsidRDefault="00000000" w:rsidRPr="00000000" w14:paraId="00000024">
            <w:pPr>
              <w:spacing w:after="60" w:before="60" w:line="276" w:lineRule="auto"/>
              <w:jc w:val="center"/>
              <w:rPr>
                <w:color w:val="000000"/>
                <w:sz w:val="24"/>
                <w:szCs w:val="24"/>
              </w:rPr>
            </w:pPr>
            <w:r w:rsidDel="00000000" w:rsidR="00000000" w:rsidRPr="00000000">
              <w:rPr>
                <w:color w:val="000000"/>
                <w:sz w:val="24"/>
                <w:szCs w:val="24"/>
                <w:rtl w:val="0"/>
              </w:rPr>
              <w:t xml:space="preserve">0.2</w:t>
            </w:r>
          </w:p>
        </w:tc>
        <w:tc>
          <w:tcPr>
            <w:vAlign w:val="center"/>
          </w:tcPr>
          <w:p w:rsidR="00000000" w:rsidDel="00000000" w:rsidP="00000000" w:rsidRDefault="00000000" w:rsidRPr="00000000" w14:paraId="00000025">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6">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7">
            <w:pPr>
              <w:spacing w:after="60" w:before="60" w:line="276" w:lineRule="auto"/>
              <w:rPr>
                <w:color w:val="000000"/>
                <w:sz w:val="24"/>
                <w:szCs w:val="24"/>
              </w:rPr>
            </w:pPr>
            <w:r w:rsidDel="00000000" w:rsidR="00000000" w:rsidRPr="00000000">
              <w:rPr>
                <w:color w:val="000000"/>
                <w:sz w:val="24"/>
                <w:szCs w:val="24"/>
                <w:rtl w:val="0"/>
              </w:rPr>
              <w:t xml:space="preserve">PO </w:t>
            </w:r>
          </w:p>
        </w:tc>
        <w:tc>
          <w:tcPr>
            <w:vAlign w:val="center"/>
          </w:tcPr>
          <w:p w:rsidR="00000000" w:rsidDel="00000000" w:rsidP="00000000" w:rsidRDefault="00000000" w:rsidRPr="00000000" w14:paraId="00000028">
            <w:pPr>
              <w:spacing w:after="60" w:before="60" w:line="276" w:lineRule="auto"/>
              <w:rPr>
                <w:color w:val="000000"/>
                <w:sz w:val="24"/>
                <w:szCs w:val="24"/>
              </w:rPr>
            </w:pPr>
            <w:r w:rsidDel="00000000" w:rsidR="00000000" w:rsidRPr="00000000">
              <w:rPr>
                <w:color w:val="000000"/>
                <w:sz w:val="24"/>
                <w:szCs w:val="24"/>
                <w:rtl w:val="0"/>
              </w:rPr>
              <w:t xml:space="preserve">Cập nhật tài liệu </w:t>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F">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1">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3">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4">
            <w:pPr>
              <w:spacing w:after="60" w:before="60" w:line="276" w:lineRule="auto"/>
              <w:rPr>
                <w:color w:val="000000"/>
                <w:sz w:val="24"/>
                <w:szCs w:val="24"/>
              </w:rPr>
            </w:pPr>
            <w:r w:rsidDel="00000000" w:rsidR="00000000" w:rsidRPr="00000000">
              <w:rPr>
                <w:rtl w:val="0"/>
              </w:rPr>
            </w:r>
          </w:p>
        </w:tc>
      </w:tr>
    </w:tbl>
    <w:p w:rsidR="00000000" w:rsidDel="00000000" w:rsidP="00000000" w:rsidRDefault="00000000" w:rsidRPr="00000000" w14:paraId="00000035">
      <w:pPr>
        <w:pStyle w:val="Heading1"/>
        <w:spacing w:after="120" w:before="240" w:lineRule="auto"/>
        <w:ind w:left="0"/>
        <w:rPr>
          <w:color w:val="000000"/>
          <w:sz w:val="24"/>
          <w:szCs w:val="24"/>
        </w:rPr>
      </w:pPr>
      <w:bookmarkStart w:colFirst="0" w:colLast="0" w:name="_47zayw1ume4" w:id="1"/>
      <w:bookmarkEnd w:id="1"/>
      <w:r w:rsidDel="00000000" w:rsidR="00000000" w:rsidRPr="00000000">
        <w:rPr>
          <w:rtl w:val="0"/>
        </w:rPr>
      </w:r>
    </w:p>
    <w:p w:rsidR="00000000" w:rsidDel="00000000" w:rsidP="00000000" w:rsidRDefault="00000000" w:rsidRPr="00000000" w14:paraId="00000036">
      <w:pPr>
        <w:rPr>
          <w:color w:val="000000"/>
          <w:sz w:val="24"/>
          <w:szCs w:val="24"/>
        </w:rPr>
      </w:pPr>
      <w:r w:rsidDel="00000000" w:rsidR="00000000" w:rsidRPr="00000000">
        <w:rPr>
          <w:rtl w:val="0"/>
        </w:rPr>
      </w:r>
    </w:p>
    <w:p w:rsidR="00000000" w:rsidDel="00000000" w:rsidP="00000000" w:rsidRDefault="00000000" w:rsidRPr="00000000" w14:paraId="00000037">
      <w:pPr>
        <w:rPr>
          <w:color w:val="000000"/>
          <w:sz w:val="24"/>
          <w:szCs w:val="24"/>
        </w:rPr>
      </w:pPr>
      <w:r w:rsidDel="00000000" w:rsidR="00000000" w:rsidRPr="00000000">
        <w:rPr>
          <w:rtl w:val="0"/>
        </w:rPr>
      </w:r>
    </w:p>
    <w:p w:rsidR="00000000" w:rsidDel="00000000" w:rsidP="00000000" w:rsidRDefault="00000000" w:rsidRPr="00000000" w14:paraId="00000038">
      <w:pPr>
        <w:rPr>
          <w:color w:val="000000"/>
          <w:sz w:val="24"/>
          <w:szCs w:val="24"/>
        </w:rPr>
      </w:pPr>
      <w:r w:rsidDel="00000000" w:rsidR="00000000" w:rsidRPr="00000000">
        <w:rPr>
          <w:rtl w:val="0"/>
        </w:rPr>
      </w:r>
    </w:p>
    <w:p w:rsidR="00000000" w:rsidDel="00000000" w:rsidP="00000000" w:rsidRDefault="00000000" w:rsidRPr="00000000" w14:paraId="00000039">
      <w:pPr>
        <w:rPr>
          <w:color w:val="000000"/>
          <w:sz w:val="24"/>
          <w:szCs w:val="24"/>
        </w:rPr>
      </w:pPr>
      <w:r w:rsidDel="00000000" w:rsidR="00000000" w:rsidRPr="00000000">
        <w:rPr>
          <w:rtl w:val="0"/>
        </w:rPr>
      </w:r>
    </w:p>
    <w:p w:rsidR="00000000" w:rsidDel="00000000" w:rsidP="00000000" w:rsidRDefault="00000000" w:rsidRPr="00000000" w14:paraId="0000003A">
      <w:pPr>
        <w:rPr>
          <w:color w:val="000000"/>
          <w:sz w:val="24"/>
          <w:szCs w:val="24"/>
        </w:rPr>
      </w:pPr>
      <w:r w:rsidDel="00000000" w:rsidR="00000000" w:rsidRPr="00000000">
        <w:rPr>
          <w:rtl w:val="0"/>
        </w:rPr>
      </w:r>
    </w:p>
    <w:p w:rsidR="00000000" w:rsidDel="00000000" w:rsidP="00000000" w:rsidRDefault="00000000" w:rsidRPr="00000000" w14:paraId="0000003B">
      <w:pPr>
        <w:rPr>
          <w:color w:val="000000"/>
          <w:sz w:val="24"/>
          <w:szCs w:val="24"/>
        </w:rPr>
      </w:pPr>
      <w:r w:rsidDel="00000000" w:rsidR="00000000" w:rsidRPr="00000000">
        <w:rPr>
          <w:rtl w:val="0"/>
        </w:rPr>
      </w:r>
    </w:p>
    <w:p w:rsidR="00000000" w:rsidDel="00000000" w:rsidP="00000000" w:rsidRDefault="00000000" w:rsidRPr="00000000" w14:paraId="0000003C">
      <w:pPr>
        <w:rPr>
          <w:color w:val="000000"/>
          <w:sz w:val="24"/>
          <w:szCs w:val="24"/>
        </w:rPr>
      </w:pPr>
      <w:r w:rsidDel="00000000" w:rsidR="00000000" w:rsidRPr="00000000">
        <w:rPr>
          <w:rtl w:val="0"/>
        </w:rPr>
      </w:r>
    </w:p>
    <w:p w:rsidR="00000000" w:rsidDel="00000000" w:rsidP="00000000" w:rsidRDefault="00000000" w:rsidRPr="00000000" w14:paraId="0000003D">
      <w:pPr>
        <w:rPr>
          <w:color w:val="000000"/>
          <w:sz w:val="24"/>
          <w:szCs w:val="24"/>
        </w:rPr>
      </w:pPr>
      <w:r w:rsidDel="00000000" w:rsidR="00000000" w:rsidRPr="00000000">
        <w:rPr>
          <w:rtl w:val="0"/>
        </w:rPr>
      </w:r>
    </w:p>
    <w:p w:rsidR="00000000" w:rsidDel="00000000" w:rsidP="00000000" w:rsidRDefault="00000000" w:rsidRPr="00000000" w14:paraId="0000003E">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rPr>
          <w:color w:val="000000"/>
          <w:sz w:val="24"/>
          <w:szCs w:val="24"/>
        </w:rPr>
      </w:pPr>
      <w:r w:rsidDel="00000000" w:rsidR="00000000" w:rsidRPr="00000000">
        <w:rPr>
          <w:rtl w:val="0"/>
        </w:rPr>
      </w:r>
    </w:p>
    <w:p w:rsidR="00000000" w:rsidDel="00000000" w:rsidP="00000000" w:rsidRDefault="00000000" w:rsidRPr="00000000" w14:paraId="00000040">
      <w:pPr>
        <w:pStyle w:val="Heading1"/>
        <w:numPr>
          <w:ilvl w:val="0"/>
          <w:numId w:val="62"/>
        </w:numPr>
        <w:spacing w:after="120" w:before="240" w:lineRule="auto"/>
        <w:rPr>
          <w:b w:val="1"/>
          <w:bCs w:val="1"/>
          <w:color w:val="000000"/>
          <w:sz w:val="24"/>
          <w:szCs w:val="24"/>
        </w:rPr>
      </w:pPr>
      <w:bookmarkStart w:colFirst="0" w:colLast="0" w:name="_q05i0nejhn71" w:id="2"/>
      <w:bookmarkEnd w:id="2"/>
      <w:r w:rsidDel="00000000" w:rsidR="00000000" w:rsidRPr="00000000">
        <w:rPr>
          <w:color w:val="000000"/>
          <w:sz w:val="24"/>
          <w:szCs w:val="24"/>
          <w:rtl w:val="0"/>
        </w:rPr>
        <w:t xml:space="preserve">GIỚI THIỆU</w:t>
      </w:r>
    </w:p>
    <w:tbl>
      <w:tblPr>
        <w:tblStyle w:val="Table3"/>
        <w:tblW w:w="14755.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201"/>
        <w:gridCol w:w="10800"/>
        <w:tblGridChange w:id="0">
          <w:tblGrid>
            <w:gridCol w:w="754"/>
            <w:gridCol w:w="3201"/>
            <w:gridCol w:w="10800"/>
          </w:tblGrid>
        </w:tblGridChange>
      </w:tblGrid>
      <w:tr>
        <w:trPr>
          <w:cantSplit w:val="0"/>
          <w:trHeight w:val="372" w:hRule="atLeast"/>
          <w:tblHeader w:val="1"/>
        </w:trPr>
        <w:tc>
          <w:tcPr>
            <w:shd w:fill="b4c6e7" w:val="clear"/>
          </w:tcPr>
          <w:p w:rsidR="00000000" w:rsidDel="00000000" w:rsidP="00000000" w:rsidRDefault="00000000" w:rsidRPr="00000000" w14:paraId="00000041">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shd w:fill="b4c6e7" w:val="clear"/>
          </w:tcPr>
          <w:p w:rsidR="00000000" w:rsidDel="00000000" w:rsidP="00000000" w:rsidRDefault="00000000" w:rsidRPr="00000000" w14:paraId="00000042">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HẠNG MỤC</w:t>
            </w:r>
          </w:p>
        </w:tc>
        <w:tc>
          <w:tcPr>
            <w:shd w:fill="b4c6e7" w:val="clear"/>
          </w:tcPr>
          <w:p w:rsidR="00000000" w:rsidDel="00000000" w:rsidP="00000000" w:rsidRDefault="00000000" w:rsidRPr="00000000" w14:paraId="00000043">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44">
            <w:pPr>
              <w:keepNext w:val="1"/>
              <w:spacing w:after="60" w:before="60" w:line="276"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045">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Giới thiệu tổng quan</w:t>
            </w:r>
          </w:p>
        </w:tc>
        <w:tc>
          <w:tcPr>
            <w:shd w:fill="ffffff" w:val="clear"/>
          </w:tcPr>
          <w:p w:rsidR="00000000" w:rsidDel="00000000" w:rsidP="00000000" w:rsidRDefault="00000000" w:rsidRPr="00000000" w14:paraId="00000046">
            <w:pPr>
              <w:numPr>
                <w:ilvl w:val="0"/>
                <w:numId w:val="64"/>
              </w:numPr>
              <w:spacing w:after="60" w:before="60" w:line="276" w:lineRule="auto"/>
              <w:ind w:left="720" w:hanging="360"/>
              <w:rPr>
                <w:b w:val="1"/>
                <w:bCs w:val="1"/>
                <w:i w:val="1"/>
                <w:iCs w:val="1"/>
                <w:color w:val="000000"/>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7">
            <w:pPr>
              <w:keepNext w:val="1"/>
              <w:spacing w:after="60" w:before="60" w:line="276"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048">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Hiện trạng</w:t>
            </w:r>
          </w:p>
        </w:tc>
        <w:tc>
          <w:tcPr>
            <w:shd w:fill="ffffff" w:val="clear"/>
          </w:tcPr>
          <w:p w:rsidR="00000000" w:rsidDel="00000000" w:rsidP="00000000" w:rsidRDefault="00000000" w:rsidRPr="00000000" w14:paraId="00000049">
            <w:pPr>
              <w:numPr>
                <w:ilvl w:val="0"/>
                <w:numId w:val="64"/>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4A">
            <w:pPr>
              <w:keepNext w:val="1"/>
              <w:spacing w:after="60" w:before="60" w:line="276" w:lineRule="auto"/>
              <w:jc w:val="center"/>
              <w:rPr>
                <w:color w:val="000000"/>
                <w:sz w:val="24"/>
                <w:szCs w:val="24"/>
              </w:rPr>
            </w:pPr>
            <w:r w:rsidDel="00000000" w:rsidR="00000000" w:rsidRPr="00000000">
              <w:rPr>
                <w:color w:val="000000"/>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4B">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Mục tiêu &amp; </w:t>
            </w:r>
          </w:p>
          <w:p w:rsidR="00000000" w:rsidDel="00000000" w:rsidP="00000000" w:rsidRDefault="00000000" w:rsidRPr="00000000" w14:paraId="0000004C">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Hiệu quả kỳ vọng của dự án</w:t>
            </w:r>
          </w:p>
        </w:tc>
        <w:tc>
          <w:tcPr>
            <w:shd w:fill="ffffff" w:val="clear"/>
          </w:tcPr>
          <w:p w:rsidR="00000000" w:rsidDel="00000000" w:rsidP="00000000" w:rsidRDefault="00000000" w:rsidRPr="00000000" w14:paraId="0000004D">
            <w:pPr>
              <w:numPr>
                <w:ilvl w:val="0"/>
                <w:numId w:val="64"/>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E">
            <w:pPr>
              <w:keepNext w:val="1"/>
              <w:spacing w:after="60" w:before="60" w:lineRule="auto"/>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F">
            <w:pPr>
              <w:keepNext w:val="1"/>
              <w:spacing w:after="60" w:before="60" w:lineRule="auto"/>
              <w:jc w:val="both"/>
              <w:rPr>
                <w:b w:val="1"/>
                <w:bCs w:val="1"/>
                <w:color w:val="000000"/>
                <w:sz w:val="24"/>
                <w:szCs w:val="24"/>
              </w:rPr>
            </w:pPr>
            <w:r w:rsidDel="00000000" w:rsidR="00000000" w:rsidRPr="00000000">
              <w:rPr>
                <w:b w:val="1"/>
                <w:bCs w:val="1"/>
                <w:color w:val="000000"/>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50">
            <w:pPr>
              <w:spacing w:after="60" w:before="60" w:line="276" w:lineRule="auto"/>
              <w:rPr>
                <w:i w:val="1"/>
                <w:iCs w:val="1"/>
                <w:color w:val="000000"/>
                <w:sz w:val="24"/>
                <w:szCs w:val="24"/>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1"/>
        <w:numPr>
          <w:ilvl w:val="0"/>
          <w:numId w:val="62"/>
        </w:numPr>
        <w:spacing w:after="120" w:before="120" w:lineRule="auto"/>
        <w:ind w:left="284" w:hanging="360"/>
        <w:rPr>
          <w:b w:val="1"/>
          <w:bCs w:val="1"/>
          <w:color w:val="000000"/>
          <w:sz w:val="24"/>
          <w:szCs w:val="24"/>
        </w:rPr>
      </w:pPr>
      <w:bookmarkStart w:colFirst="0" w:colLast="0" w:name="_fqh8xtfpahmh" w:id="3"/>
      <w:bookmarkEnd w:id="3"/>
      <w:r w:rsidDel="00000000" w:rsidR="00000000" w:rsidRPr="00000000">
        <w:rPr>
          <w:color w:val="000000"/>
          <w:sz w:val="24"/>
          <w:szCs w:val="24"/>
          <w:rtl w:val="0"/>
        </w:rPr>
        <w:t xml:space="preserve">Flow tổng quan luồng tạo gói bán, giá bán </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Bộ trạng thái phê duyệt giá bán </w:t>
      </w:r>
    </w:p>
    <w:p w:rsidR="00000000" w:rsidDel="00000000" w:rsidP="00000000" w:rsidRDefault="00000000" w:rsidRPr="00000000" w14:paraId="00000055">
      <w:pPr>
        <w:ind w:left="720" w:firstLine="0"/>
        <w:rPr/>
      </w:pPr>
      <w:r w:rsidDel="00000000" w:rsidR="00000000" w:rsidRPr="00000000">
        <w:rPr/>
        <w:drawing>
          <wp:inline distB="114300" distT="114300" distL="114300" distR="114300">
            <wp:extent cx="9257535" cy="1841500"/>
            <wp:effectExtent b="0" l="0" r="0" t="0"/>
            <wp:docPr id="3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925753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(U) </w:t>
      </w:r>
      <w:hyperlink r:id="rId9">
        <w:r w:rsidDel="00000000" w:rsidR="00000000" w:rsidRPr="00000000">
          <w:rPr>
            <w:color w:val="1155cc"/>
            <w:u w:val="single"/>
            <w:rtl w:val="0"/>
          </w:rPr>
          <w:t xml:space="preserve">Flow tạo gói bán </w:t>
        </w:r>
      </w:hyperlink>
      <w:r w:rsidDel="00000000" w:rsidR="00000000" w:rsidRPr="00000000">
        <w:rPr>
          <w:rtl w:val="0"/>
        </w:rPr>
        <w:t xml:space="preserve">phase 2 </w:t>
      </w:r>
    </w:p>
    <w:p w:rsidR="00000000" w:rsidDel="00000000" w:rsidP="00000000" w:rsidRDefault="00000000" w:rsidRPr="00000000" w14:paraId="00000059">
      <w:pPr>
        <w:rPr/>
      </w:pPr>
      <w:r w:rsidDel="00000000" w:rsidR="00000000" w:rsidRPr="00000000">
        <w:rPr/>
        <w:drawing>
          <wp:inline distB="114300" distT="114300" distL="114300" distR="114300">
            <wp:extent cx="9257535" cy="5524500"/>
            <wp:effectExtent b="0" l="0" r="0" t="0"/>
            <wp:docPr id="38"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925753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62"/>
        </w:numPr>
        <w:spacing w:after="120" w:before="120" w:lineRule="auto"/>
        <w:ind w:left="284" w:hanging="360"/>
        <w:rPr>
          <w:b w:val="1"/>
          <w:bCs w:val="1"/>
          <w:color w:val="000000"/>
          <w:sz w:val="24"/>
          <w:szCs w:val="24"/>
        </w:rPr>
      </w:pPr>
      <w:bookmarkStart w:colFirst="0" w:colLast="0" w:name="_x1c2n1icpezm" w:id="4"/>
      <w:bookmarkEnd w:id="4"/>
      <w:r w:rsidDel="00000000" w:rsidR="00000000" w:rsidRPr="00000000">
        <w:rPr>
          <w:color w:val="000000"/>
          <w:sz w:val="24"/>
          <w:szCs w:val="24"/>
          <w:rtl w:val="0"/>
        </w:rPr>
        <w:t xml:space="preserve">YÊU CẦU CHỨC NĂNG</w:t>
      </w:r>
    </w:p>
    <w:p w:rsidR="00000000" w:rsidDel="00000000" w:rsidP="00000000" w:rsidRDefault="00000000" w:rsidRPr="00000000" w14:paraId="0000005D">
      <w:pPr>
        <w:pStyle w:val="Heading2"/>
        <w:numPr>
          <w:ilvl w:val="0"/>
          <w:numId w:val="65"/>
        </w:numPr>
        <w:spacing w:after="60" w:before="120" w:line="360" w:lineRule="auto"/>
        <w:ind w:left="540" w:hanging="180"/>
        <w:rPr>
          <w:rFonts w:ascii="Arial" w:cs="Arial" w:eastAsia="Arial" w:hAnsi="Arial"/>
          <w:b w:val="1"/>
          <w:bCs w:val="1"/>
          <w:color w:val="000000"/>
          <w:sz w:val="24"/>
          <w:szCs w:val="24"/>
        </w:rPr>
      </w:pPr>
      <w:bookmarkStart w:colFirst="0" w:colLast="0" w:name="_ud16b0rsgucl" w:id="5"/>
      <w:bookmarkEnd w:id="5"/>
      <w:r w:rsidDel="00000000" w:rsidR="00000000" w:rsidRPr="00000000">
        <w:rPr>
          <w:color w:val="000000"/>
          <w:sz w:val="24"/>
          <w:szCs w:val="24"/>
          <w:rtl w:val="0"/>
        </w:rPr>
        <w:t xml:space="preserve">Danh sách chức năng</w:t>
      </w:r>
    </w:p>
    <w:tbl>
      <w:tblPr>
        <w:tblStyle w:val="Table4"/>
        <w:tblW w:w="15120.0" w:type="dxa"/>
        <w:jc w:val="left"/>
        <w:tblInd w:w="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50"/>
        <w:gridCol w:w="1590"/>
        <w:gridCol w:w="1935"/>
        <w:gridCol w:w="1440"/>
        <w:gridCol w:w="5775"/>
        <w:gridCol w:w="3330"/>
        <w:tblGridChange w:id="0">
          <w:tblGrid>
            <w:gridCol w:w="1050"/>
            <w:gridCol w:w="1590"/>
            <w:gridCol w:w="1935"/>
            <w:gridCol w:w="1440"/>
            <w:gridCol w:w="5775"/>
            <w:gridCol w:w="3330"/>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E">
            <w:pPr>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F">
            <w:pPr>
              <w:jc w:val="center"/>
              <w:rPr>
                <w:b w:val="1"/>
                <w:bCs w:val="1"/>
                <w:color w:val="000000"/>
                <w:sz w:val="24"/>
                <w:szCs w:val="24"/>
              </w:rPr>
            </w:pPr>
            <w:r w:rsidDel="00000000" w:rsidR="00000000" w:rsidRPr="00000000">
              <w:rPr>
                <w:b w:val="1"/>
                <w:bCs w:val="1"/>
                <w:color w:val="000000"/>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0">
            <w:pPr>
              <w:jc w:val="center"/>
              <w:rPr>
                <w:b w:val="1"/>
                <w:bCs w:val="1"/>
                <w:color w:val="000000"/>
                <w:sz w:val="24"/>
                <w:szCs w:val="24"/>
              </w:rPr>
            </w:pPr>
            <w:r w:rsidDel="00000000" w:rsidR="00000000" w:rsidRPr="00000000">
              <w:rPr>
                <w:b w:val="1"/>
                <w:bCs w:val="1"/>
                <w:color w:val="000000"/>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1">
            <w:pPr>
              <w:jc w:val="center"/>
              <w:rPr>
                <w:b w:val="1"/>
                <w:bCs w:val="1"/>
                <w:color w:val="000000"/>
                <w:sz w:val="24"/>
                <w:szCs w:val="24"/>
              </w:rPr>
            </w:pPr>
            <w:r w:rsidDel="00000000" w:rsidR="00000000" w:rsidRPr="00000000">
              <w:rPr>
                <w:b w:val="1"/>
                <w:bCs w:val="1"/>
                <w:color w:val="000000"/>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2">
            <w:pPr>
              <w:jc w:val="center"/>
              <w:rPr>
                <w:b w:val="1"/>
                <w:bCs w:val="1"/>
                <w:color w:val="000000"/>
                <w:sz w:val="24"/>
                <w:szCs w:val="24"/>
              </w:rPr>
            </w:pPr>
            <w:r w:rsidDel="00000000" w:rsidR="00000000" w:rsidRPr="00000000">
              <w:rPr>
                <w:b w:val="1"/>
                <w:bCs w:val="1"/>
                <w:color w:val="000000"/>
                <w:sz w:val="24"/>
                <w:szCs w:val="24"/>
                <w:rtl w:val="0"/>
              </w:rPr>
              <w:t xml:space="preserve">MÔ TẢ</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63">
            <w:pPr>
              <w:jc w:val="center"/>
              <w:rPr>
                <w:b w:val="1"/>
                <w:bCs w:val="1"/>
                <w:color w:val="000000"/>
                <w:sz w:val="24"/>
                <w:szCs w:val="24"/>
              </w:rPr>
            </w:pPr>
            <w:r w:rsidDel="00000000" w:rsidR="00000000" w:rsidRPr="00000000">
              <w:rPr>
                <w:b w:val="1"/>
                <w:bCs w:val="1"/>
                <w:color w:val="000000"/>
                <w:sz w:val="24"/>
                <w:szCs w:val="24"/>
                <w:rtl w:val="0"/>
              </w:rPr>
              <w:t xml:space="preserve">Trạng thái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4">
            <w:pPr>
              <w:rPr>
                <w:color w:val="000000"/>
                <w:sz w:val="24"/>
                <w:szCs w:val="24"/>
              </w:rPr>
            </w:pPr>
            <w:r w:rsidDel="00000000" w:rsidR="00000000" w:rsidRPr="00000000">
              <w:rPr>
                <w:color w:val="000000"/>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5">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6">
            <w:pPr>
              <w:rPr>
                <w:color w:val="000000"/>
                <w:sz w:val="24"/>
                <w:szCs w:val="24"/>
              </w:rPr>
            </w:pPr>
            <w:r w:rsidDel="00000000" w:rsidR="00000000" w:rsidRPr="00000000">
              <w:rPr>
                <w:color w:val="000000"/>
                <w:sz w:val="24"/>
                <w:szCs w:val="24"/>
                <w:rtl w:val="0"/>
              </w:rPr>
              <w:t xml:space="preserve">Xem danh sách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67">
            <w:pPr>
              <w:rPr>
                <w:color w:val="000000"/>
                <w:sz w:val="24"/>
                <w:szCs w:val="24"/>
              </w:rPr>
            </w:pPr>
            <w:r w:rsidDel="00000000" w:rsidR="00000000" w:rsidRPr="00000000">
              <w:rPr>
                <w:color w:val="000000"/>
                <w:sz w:val="24"/>
                <w:szCs w:val="24"/>
                <w:rtl w:val="0"/>
              </w:rPr>
              <w:t xml:space="preserve">Quản lý gói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8">
            <w:pPr>
              <w:keepNext w:val="1"/>
              <w:spacing w:after="240" w:before="240" w:lineRule="auto"/>
              <w:rPr>
                <w:color w:val="000000"/>
                <w:sz w:val="24"/>
                <w:szCs w:val="24"/>
              </w:rPr>
            </w:pPr>
            <w:r w:rsidDel="00000000" w:rsidR="00000000" w:rsidRPr="00000000">
              <w:rPr>
                <w:color w:val="000000"/>
                <w:sz w:val="24"/>
                <w:szCs w:val="24"/>
                <w:rtl w:val="0"/>
              </w:rPr>
              <w:t xml:space="preserve">Hiển thị các gói bán đang có trên ECP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9">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2406.29882812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A">
            <w:pPr>
              <w:rPr>
                <w:color w:val="000000"/>
                <w:sz w:val="24"/>
                <w:szCs w:val="24"/>
              </w:rPr>
            </w:pPr>
            <w:r w:rsidDel="00000000" w:rsidR="00000000" w:rsidRPr="00000000">
              <w:rPr>
                <w:color w:val="000000"/>
                <w:sz w:val="24"/>
                <w:szCs w:val="24"/>
                <w:rtl w:val="0"/>
              </w:rPr>
              <w:t xml:space="preserve">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B">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C">
            <w:pPr>
              <w:rPr>
                <w:color w:val="000000"/>
                <w:sz w:val="24"/>
                <w:szCs w:val="24"/>
              </w:rPr>
            </w:pPr>
            <w:r w:rsidDel="00000000" w:rsidR="00000000" w:rsidRPr="00000000">
              <w:rPr>
                <w:color w:val="000000"/>
                <w:sz w:val="24"/>
                <w:szCs w:val="24"/>
                <w:rtl w:val="0"/>
              </w:rPr>
              <w:t xml:space="preserve">Chức năng tạo mới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6D">
            <w:pPr>
              <w:rPr>
                <w:color w:val="000000"/>
                <w:sz w:val="24"/>
                <w:szCs w:val="24"/>
              </w:rPr>
            </w:pPr>
            <w:r w:rsidDel="00000000" w:rsidR="00000000" w:rsidRPr="00000000">
              <w:rPr>
                <w:color w:val="000000"/>
                <w:sz w:val="24"/>
                <w:szCs w:val="24"/>
                <w:rtl w:val="0"/>
              </w:rPr>
              <w:t xml:space="preserve">Quản lý gói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E">
            <w:pPr>
              <w:keepNext w:val="1"/>
              <w:spacing w:after="240" w:before="240" w:lineRule="auto"/>
              <w:rPr>
                <w:color w:val="000000"/>
                <w:sz w:val="24"/>
                <w:szCs w:val="24"/>
              </w:rPr>
            </w:pPr>
            <w:r w:rsidDel="00000000" w:rsidR="00000000" w:rsidRPr="00000000">
              <w:rPr>
                <w:color w:val="000000"/>
                <w:sz w:val="24"/>
                <w:szCs w:val="24"/>
                <w:rtl w:val="0"/>
              </w:rPr>
              <w:t xml:space="preserve">Chức năng tạo mới gói bán, bao gồm: </w:t>
            </w:r>
          </w:p>
          <w:p w:rsidR="00000000" w:rsidDel="00000000" w:rsidP="00000000" w:rsidRDefault="00000000" w:rsidRPr="00000000" w14:paraId="0000006F">
            <w:pPr>
              <w:keepNext w:val="1"/>
              <w:numPr>
                <w:ilvl w:val="0"/>
                <w:numId w:val="91"/>
              </w:numPr>
              <w:spacing w:after="240" w:before="240" w:lineRule="auto"/>
              <w:ind w:left="720" w:hanging="360"/>
              <w:rPr>
                <w:color w:val="000000"/>
                <w:sz w:val="24"/>
                <w:szCs w:val="24"/>
              </w:rPr>
            </w:pPr>
            <w:r w:rsidDel="00000000" w:rsidR="00000000" w:rsidRPr="00000000">
              <w:rPr>
                <w:color w:val="000000"/>
                <w:sz w:val="24"/>
                <w:szCs w:val="24"/>
                <w:rtl w:val="0"/>
              </w:rPr>
              <w:t xml:space="preserve">Cấu hình thông tin chung cho gói bán </w:t>
            </w:r>
          </w:p>
          <w:p w:rsidR="00000000" w:rsidDel="00000000" w:rsidP="00000000" w:rsidRDefault="00000000" w:rsidRPr="00000000" w14:paraId="00000070">
            <w:pPr>
              <w:keepNext w:val="1"/>
              <w:numPr>
                <w:ilvl w:val="0"/>
                <w:numId w:val="91"/>
              </w:numPr>
              <w:spacing w:after="240" w:before="240" w:lineRule="auto"/>
              <w:ind w:left="720" w:hanging="360"/>
              <w:rPr>
                <w:color w:val="000000"/>
                <w:sz w:val="24"/>
                <w:szCs w:val="24"/>
              </w:rPr>
            </w:pPr>
            <w:r w:rsidDel="00000000" w:rsidR="00000000" w:rsidRPr="00000000">
              <w:rPr>
                <w:color w:val="000000"/>
                <w:sz w:val="24"/>
                <w:szCs w:val="24"/>
                <w:rtl w:val="0"/>
              </w:rPr>
              <w:t xml:space="preserve">Gán các sản phẩm SKU đơn vào gói bán </w:t>
            </w:r>
          </w:p>
          <w:p w:rsidR="00000000" w:rsidDel="00000000" w:rsidP="00000000" w:rsidRDefault="00000000" w:rsidRPr="00000000" w14:paraId="00000071">
            <w:pPr>
              <w:keepNext w:val="1"/>
              <w:numPr>
                <w:ilvl w:val="0"/>
                <w:numId w:val="91"/>
              </w:numPr>
              <w:spacing w:after="240" w:before="240" w:lineRule="auto"/>
              <w:ind w:left="720" w:hanging="360"/>
              <w:rPr>
                <w:color w:val="000000"/>
                <w:sz w:val="24"/>
                <w:szCs w:val="24"/>
              </w:rPr>
            </w:pPr>
            <w:r w:rsidDel="00000000" w:rsidR="00000000" w:rsidRPr="00000000">
              <w:rPr>
                <w:color w:val="000000"/>
                <w:sz w:val="24"/>
                <w:szCs w:val="24"/>
                <w:rtl w:val="0"/>
              </w:rPr>
              <w:t xml:space="preserve">Cấu hình ràng buộc giữa các SKU đơn trong gói bán (nếu có)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2">
            <w:pPr>
              <w:keepNext w:val="1"/>
              <w:spacing w:after="240" w:before="240" w:lineRule="auto"/>
              <w:rPr>
                <w:color w:val="000000"/>
                <w:sz w:val="24"/>
                <w:szCs w:val="24"/>
              </w:rPr>
            </w:pPr>
            <w:r w:rsidDel="00000000" w:rsidR="00000000" w:rsidRPr="00000000">
              <w:rPr>
                <w:color w:val="000000"/>
                <w:sz w:val="24"/>
                <w:szCs w:val="24"/>
                <w:rtl w:val="0"/>
              </w:rPr>
              <w:t xml:space="preserve">U</w:t>
            </w:r>
            <w:r w:rsidDel="00000000" w:rsidR="00000000" w:rsidRPr="00000000">
              <w:rPr>
                <w:color w:val="000000"/>
                <w:sz w:val="24"/>
                <w:szCs w:val="24"/>
                <w:rtl w:val="0"/>
              </w:rPr>
              <w:t xml:space="preserve"> </w:t>
            </w:r>
          </w:p>
          <w:p w:rsidR="00000000" w:rsidDel="00000000" w:rsidP="00000000" w:rsidRDefault="00000000" w:rsidRPr="00000000" w14:paraId="00000073">
            <w:pPr>
              <w:keepNext w:val="1"/>
              <w:numPr>
                <w:ilvl w:val="0"/>
                <w:numId w:val="66"/>
              </w:numPr>
              <w:spacing w:after="0" w:afterAutospacing="0" w:before="240" w:lineRule="auto"/>
              <w:ind w:left="720" w:hanging="360"/>
              <w:rPr>
                <w:color w:val="000000"/>
                <w:sz w:val="24"/>
                <w:szCs w:val="24"/>
              </w:rPr>
            </w:pPr>
            <w:r w:rsidDel="00000000" w:rsidR="00000000" w:rsidRPr="00000000">
              <w:rPr>
                <w:color w:val="000000"/>
                <w:sz w:val="24"/>
                <w:szCs w:val="24"/>
                <w:rtl w:val="0"/>
              </w:rPr>
              <w:t xml:space="preserve">Cấu hình thêm nhóm SKU đi kèm</w:t>
            </w:r>
          </w:p>
          <w:p w:rsidR="00000000" w:rsidDel="00000000" w:rsidP="00000000" w:rsidRDefault="00000000" w:rsidRPr="00000000" w14:paraId="00000074">
            <w:pPr>
              <w:keepNext w:val="1"/>
              <w:numPr>
                <w:ilvl w:val="0"/>
                <w:numId w:val="66"/>
              </w:numP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Cấu hình thêm nhóm sản phẩm </w:t>
            </w:r>
          </w:p>
          <w:p w:rsidR="00000000" w:rsidDel="00000000" w:rsidP="00000000" w:rsidRDefault="00000000" w:rsidRPr="00000000" w14:paraId="00000075">
            <w:pPr>
              <w:keepNext w:val="1"/>
              <w:numPr>
                <w:ilvl w:val="0"/>
                <w:numId w:val="66"/>
              </w:numPr>
              <w:spacing w:after="240" w:before="0" w:beforeAutospacing="0" w:lineRule="auto"/>
              <w:ind w:left="720" w:hanging="360"/>
              <w:rPr>
                <w:color w:val="000000"/>
                <w:sz w:val="24"/>
                <w:szCs w:val="24"/>
              </w:rPr>
            </w:pPr>
            <w:r w:rsidDel="00000000" w:rsidR="00000000" w:rsidRPr="00000000">
              <w:rPr>
                <w:color w:val="000000"/>
                <w:sz w:val="24"/>
                <w:szCs w:val="24"/>
                <w:rtl w:val="0"/>
              </w:rPr>
              <w:t xml:space="preserve">Cấu hình thêm nhóm đặc tính sản phẩm </w:t>
            </w:r>
          </w:p>
        </w:tc>
      </w:tr>
      <w:tr>
        <w:trPr>
          <w:cantSplit w:val="0"/>
          <w:trHeight w:val="672.8247070312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6">
            <w:pPr>
              <w:rPr>
                <w:color w:val="000000"/>
                <w:sz w:val="24"/>
                <w:szCs w:val="24"/>
              </w:rPr>
            </w:pPr>
            <w:r w:rsidDel="00000000" w:rsidR="00000000" w:rsidRPr="00000000">
              <w:rPr>
                <w:color w:val="000000"/>
                <w:sz w:val="24"/>
                <w:szCs w:val="24"/>
                <w:rtl w:val="0"/>
              </w:rPr>
              <w:t xml:space="preserve">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7">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8">
            <w:pPr>
              <w:rPr>
                <w:color w:val="000000"/>
                <w:sz w:val="24"/>
                <w:szCs w:val="24"/>
              </w:rPr>
            </w:pPr>
            <w:r w:rsidDel="00000000" w:rsidR="00000000" w:rsidRPr="00000000">
              <w:rPr>
                <w:color w:val="000000"/>
                <w:sz w:val="24"/>
                <w:szCs w:val="24"/>
                <w:rtl w:val="0"/>
              </w:rPr>
              <w:t xml:space="preserve">Xem chi tiết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79">
            <w:pPr>
              <w:rPr>
                <w:color w:val="000000"/>
                <w:sz w:val="24"/>
                <w:szCs w:val="24"/>
              </w:rPr>
            </w:pPr>
            <w:r w:rsidDel="00000000" w:rsidR="00000000" w:rsidRPr="00000000">
              <w:rPr>
                <w:color w:val="000000"/>
                <w:sz w:val="24"/>
                <w:szCs w:val="24"/>
                <w:rtl w:val="0"/>
              </w:rPr>
              <w:t xml:space="preserve">Quản lý gói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A">
            <w:pPr>
              <w:keepNext w:val="1"/>
              <w:spacing w:after="240" w:before="240" w:lineRule="auto"/>
              <w:rPr>
                <w:color w:val="000000"/>
                <w:sz w:val="24"/>
                <w:szCs w:val="24"/>
              </w:rPr>
            </w:pPr>
            <w:r w:rsidDel="00000000" w:rsidR="00000000" w:rsidRPr="00000000">
              <w:rPr>
                <w:color w:val="000000"/>
                <w:sz w:val="24"/>
                <w:szCs w:val="24"/>
                <w:rtl w:val="0"/>
              </w:rPr>
              <w:t xml:space="preserve">Màn hình chi tiết gói bán, chỉ only view không được sửa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B">
            <w:pPr>
              <w:keepNext w:val="1"/>
              <w:spacing w:after="240" w:before="240" w:lineRule="auto"/>
              <w:rPr>
                <w:color w:val="000000"/>
                <w:sz w:val="24"/>
                <w:szCs w:val="24"/>
              </w:rPr>
            </w:pPr>
            <w:r w:rsidDel="00000000" w:rsidR="00000000" w:rsidRPr="00000000">
              <w:rPr>
                <w:color w:val="000000"/>
                <w:sz w:val="24"/>
                <w:szCs w:val="24"/>
                <w:rtl w:val="0"/>
              </w:rPr>
              <w:t xml:space="preserve">U </w:t>
            </w:r>
          </w:p>
        </w:tc>
      </w:tr>
      <w:tr>
        <w:trPr>
          <w:cantSplit w:val="0"/>
          <w:trHeight w:val="672.8247070312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C">
            <w:pP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D">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7E">
            <w:pPr>
              <w:rPr>
                <w:color w:val="000000"/>
                <w:sz w:val="24"/>
                <w:szCs w:val="24"/>
              </w:rPr>
            </w:pPr>
            <w:r w:rsidDel="00000000" w:rsidR="00000000" w:rsidRPr="00000000">
              <w:rPr>
                <w:color w:val="000000"/>
                <w:sz w:val="24"/>
                <w:szCs w:val="24"/>
                <w:rtl w:val="0"/>
              </w:rPr>
              <w:t xml:space="preserve">Chức năng chỉnh sửa gói bán trước khi tạo giá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7F">
            <w:pPr>
              <w:rPr>
                <w:color w:val="000000"/>
                <w:sz w:val="24"/>
                <w:szCs w:val="24"/>
              </w:rPr>
            </w:pPr>
            <w:r w:rsidDel="00000000" w:rsidR="00000000" w:rsidRPr="00000000">
              <w:rPr>
                <w:color w:val="000000"/>
                <w:sz w:val="24"/>
                <w:szCs w:val="24"/>
                <w:rtl w:val="0"/>
              </w:rPr>
              <w:t xml:space="preserve">Quản lý gói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0">
            <w:pPr>
              <w:keepNext w:val="1"/>
              <w:spacing w:after="240" w:before="240" w:lineRule="auto"/>
              <w:rPr>
                <w:color w:val="000000"/>
                <w:sz w:val="24"/>
                <w:szCs w:val="24"/>
              </w:rPr>
            </w:pPr>
            <w:r w:rsidDel="00000000" w:rsidR="00000000" w:rsidRPr="00000000">
              <w:rPr>
                <w:color w:val="000000"/>
                <w:sz w:val="24"/>
                <w:szCs w:val="24"/>
                <w:rtl w:val="0"/>
              </w:rPr>
              <w:t xml:space="preserve">Nếu gói bán chưa được gán cho bất kì dòng giá hoạt động nào sẽ được phép sửa</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1">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U</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2">
            <w:pPr>
              <w:rPr>
                <w:color w:val="000000"/>
                <w:sz w:val="24"/>
                <w:szCs w:val="24"/>
              </w:rPr>
            </w:pPr>
            <w:r w:rsidDel="00000000" w:rsidR="00000000" w:rsidRPr="00000000">
              <w:rPr>
                <w:color w:val="000000"/>
                <w:sz w:val="24"/>
                <w:szCs w:val="24"/>
                <w:rtl w:val="0"/>
              </w:rPr>
              <w:t xml:space="preserve">5</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3">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4">
            <w:pPr>
              <w:rPr>
                <w:color w:val="000000"/>
                <w:sz w:val="24"/>
                <w:szCs w:val="24"/>
              </w:rPr>
            </w:pPr>
            <w:r w:rsidDel="00000000" w:rsidR="00000000" w:rsidRPr="00000000">
              <w:rPr>
                <w:color w:val="000000"/>
                <w:sz w:val="24"/>
                <w:szCs w:val="24"/>
                <w:rtl w:val="0"/>
              </w:rPr>
              <w:t xml:space="preserve">Xem danh sách giá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85">
            <w:pPr>
              <w:rPr>
                <w:color w:val="000000"/>
                <w:sz w:val="24"/>
                <w:szCs w:val="24"/>
              </w:rPr>
            </w:pPr>
            <w:r w:rsidDel="00000000" w:rsidR="00000000" w:rsidRPr="00000000">
              <w:rPr>
                <w:color w:val="000000"/>
                <w:sz w:val="24"/>
                <w:szCs w:val="24"/>
                <w:rtl w:val="0"/>
              </w:rPr>
              <w:t xml:space="preserve">Quản lý giá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6">
            <w:pPr>
              <w:keepNext w:val="1"/>
              <w:spacing w:after="240" w:before="240" w:lineRule="auto"/>
              <w:rPr>
                <w:color w:val="000000"/>
                <w:sz w:val="24"/>
                <w:szCs w:val="24"/>
              </w:rPr>
            </w:pPr>
            <w:r w:rsidDel="00000000" w:rsidR="00000000" w:rsidRPr="00000000">
              <w:rPr>
                <w:color w:val="000000"/>
                <w:sz w:val="24"/>
                <w:szCs w:val="24"/>
                <w:rtl w:val="0"/>
              </w:rPr>
              <w:t xml:space="preserve">Hiển thị danh sách giá bán đang có trên ECP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7">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2446.948242187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8">
            <w:pPr>
              <w:rPr>
                <w:color w:val="000000"/>
                <w:sz w:val="24"/>
                <w:szCs w:val="24"/>
              </w:rPr>
            </w:pPr>
            <w:r w:rsidDel="00000000" w:rsidR="00000000" w:rsidRPr="00000000">
              <w:rPr>
                <w:color w:val="000000"/>
                <w:sz w:val="24"/>
                <w:szCs w:val="24"/>
                <w:rtl w:val="0"/>
              </w:rPr>
              <w:t xml:space="preserve">6</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9">
            <w:pPr>
              <w:rPr>
                <w:color w:val="000000"/>
                <w:sz w:val="24"/>
                <w:szCs w:val="24"/>
              </w:rPr>
            </w:pPr>
            <w:r w:rsidDel="00000000" w:rsidR="00000000" w:rsidRPr="00000000">
              <w:rPr>
                <w:color w:val="000000"/>
                <w:sz w:val="24"/>
                <w:szCs w:val="24"/>
                <w:rtl w:val="0"/>
              </w:rPr>
              <w:t xml:space="preserve">Product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A">
            <w:pPr>
              <w:rPr>
                <w:color w:val="000000"/>
                <w:sz w:val="24"/>
                <w:szCs w:val="24"/>
              </w:rPr>
            </w:pPr>
            <w:r w:rsidDel="00000000" w:rsidR="00000000" w:rsidRPr="00000000">
              <w:rPr>
                <w:color w:val="000000"/>
                <w:sz w:val="24"/>
                <w:szCs w:val="24"/>
                <w:rtl w:val="0"/>
              </w:rPr>
              <w:t xml:space="preserve">Chức năng tạo mới giá bán cho gói bán theo chu kì, khu vực và kênh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8B">
            <w:pPr>
              <w:rPr>
                <w:color w:val="000000"/>
                <w:sz w:val="24"/>
                <w:szCs w:val="24"/>
              </w:rPr>
            </w:pPr>
            <w:r w:rsidDel="00000000" w:rsidR="00000000" w:rsidRPr="00000000">
              <w:rPr>
                <w:color w:val="000000"/>
                <w:sz w:val="24"/>
                <w:szCs w:val="24"/>
                <w:rtl w:val="0"/>
              </w:rPr>
              <w:t xml:space="preserve">Quản lý giá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8C">
            <w:pPr>
              <w:keepNext w:val="1"/>
              <w:spacing w:after="240" w:before="240" w:lineRule="auto"/>
              <w:rPr>
                <w:color w:val="000000"/>
                <w:sz w:val="24"/>
                <w:szCs w:val="24"/>
              </w:rPr>
            </w:pPr>
            <w:r w:rsidDel="00000000" w:rsidR="00000000" w:rsidRPr="00000000">
              <w:rPr>
                <w:color w:val="000000"/>
                <w:sz w:val="24"/>
                <w:szCs w:val="24"/>
                <w:rtl w:val="0"/>
              </w:rPr>
              <w:t xml:space="preserve">Cấu hình chung: </w:t>
            </w:r>
          </w:p>
          <w:p w:rsidR="00000000" w:rsidDel="00000000" w:rsidP="00000000" w:rsidRDefault="00000000" w:rsidRPr="00000000" w14:paraId="0000008D">
            <w:pPr>
              <w:keepNext w:val="1"/>
              <w:numPr>
                <w:ilvl w:val="0"/>
                <w:numId w:val="89"/>
              </w:numPr>
              <w:spacing w:after="0" w:afterAutospacing="0" w:before="240" w:lineRule="auto"/>
              <w:ind w:left="720" w:hanging="360"/>
              <w:rPr>
                <w:color w:val="000000"/>
                <w:sz w:val="24"/>
                <w:szCs w:val="24"/>
              </w:rPr>
            </w:pPr>
            <w:r w:rsidDel="00000000" w:rsidR="00000000" w:rsidRPr="00000000">
              <w:rPr>
                <w:color w:val="000000"/>
                <w:sz w:val="24"/>
                <w:szCs w:val="24"/>
                <w:rtl w:val="0"/>
              </w:rPr>
              <w:t xml:space="preserve">Tên, phạm vi áp dụng, kênh bán áp dụng, thời gian áp dụng, Cấu hình phương thức thanh toán và chu kì: </w:t>
            </w:r>
          </w:p>
          <w:p w:rsidR="00000000" w:rsidDel="00000000" w:rsidP="00000000" w:rsidRDefault="00000000" w:rsidRPr="00000000" w14:paraId="0000008E">
            <w:pPr>
              <w:keepNext w:val="1"/>
              <w:numPr>
                <w:ilvl w:val="0"/>
                <w:numId w:val="93"/>
              </w:numP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Phương thức thanh toán áp dụng </w:t>
            </w:r>
          </w:p>
          <w:p w:rsidR="00000000" w:rsidDel="00000000" w:rsidP="00000000" w:rsidRDefault="00000000" w:rsidRPr="00000000" w14:paraId="0000008F">
            <w:pPr>
              <w:keepNext w:val="1"/>
              <w:numPr>
                <w:ilvl w:val="0"/>
                <w:numId w:val="93"/>
              </w:numPr>
              <w:spacing w:after="240" w:before="0" w:beforeAutospacing="0" w:lineRule="auto"/>
              <w:ind w:left="720" w:hanging="360"/>
              <w:rPr>
                <w:color w:val="000000"/>
                <w:sz w:val="24"/>
                <w:szCs w:val="24"/>
              </w:rPr>
            </w:pPr>
            <w:r w:rsidDel="00000000" w:rsidR="00000000" w:rsidRPr="00000000">
              <w:rPr>
                <w:color w:val="000000"/>
                <w:sz w:val="24"/>
                <w:szCs w:val="24"/>
                <w:rtl w:val="0"/>
              </w:rPr>
              <w:t xml:space="preserve">Chu kỳ gói bán liên quan </w:t>
            </w:r>
          </w:p>
          <w:p w:rsidR="00000000" w:rsidDel="00000000" w:rsidP="00000000" w:rsidRDefault="00000000" w:rsidRPr="00000000" w14:paraId="00000090">
            <w:pPr>
              <w:keepNext w:val="1"/>
              <w:spacing w:after="240" w:before="240" w:lineRule="auto"/>
              <w:rPr>
                <w:color w:val="000000"/>
                <w:sz w:val="24"/>
                <w:szCs w:val="24"/>
              </w:rPr>
            </w:pPr>
            <w:r w:rsidDel="00000000" w:rsidR="00000000" w:rsidRPr="00000000">
              <w:rPr>
                <w:color w:val="000000"/>
                <w:sz w:val="24"/>
                <w:szCs w:val="24"/>
                <w:rtl w:val="0"/>
              </w:rPr>
              <w:t xml:space="preserve">Cấu hình giá bán theo chu kì, hoặc giá bán một lần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1">
            <w:pPr>
              <w:keepNext w:val="1"/>
              <w:spacing w:after="240" w:before="240" w:lineRule="auto"/>
              <w:rPr>
                <w:b w:val="1"/>
                <w:bCs w:val="1"/>
                <w:color w:val="ff0000"/>
                <w:sz w:val="24"/>
                <w:szCs w:val="24"/>
              </w:rPr>
            </w:pPr>
            <w:r w:rsidDel="00000000" w:rsidR="00000000" w:rsidRPr="00000000">
              <w:rPr>
                <w:b w:val="1"/>
                <w:bCs w:val="1"/>
                <w:color w:val="ff0000"/>
                <w:sz w:val="24"/>
                <w:szCs w:val="24"/>
                <w:rtl w:val="0"/>
              </w:rPr>
              <w:t xml:space="preserve">U </w:t>
            </w:r>
          </w:p>
          <w:p w:rsidR="00000000" w:rsidDel="00000000" w:rsidP="00000000" w:rsidRDefault="00000000" w:rsidRPr="00000000" w14:paraId="00000092">
            <w:pPr>
              <w:keepNext w:val="1"/>
              <w:spacing w:after="240" w:before="240" w:lineRule="auto"/>
              <w:rPr>
                <w:color w:val="000000"/>
                <w:sz w:val="24"/>
                <w:szCs w:val="24"/>
              </w:rPr>
            </w:pPr>
            <w:r w:rsidDel="00000000" w:rsidR="00000000" w:rsidRPr="00000000">
              <w:rPr>
                <w:color w:val="000000"/>
                <w:sz w:val="24"/>
                <w:szCs w:val="24"/>
                <w:rtl w:val="0"/>
              </w:rPr>
              <w:t xml:space="preserve">Cấu hình chung: </w:t>
            </w:r>
          </w:p>
          <w:p w:rsidR="00000000" w:rsidDel="00000000" w:rsidP="00000000" w:rsidRDefault="00000000" w:rsidRPr="00000000" w14:paraId="00000093">
            <w:pPr>
              <w:keepNext w:val="1"/>
              <w:numPr>
                <w:ilvl w:val="0"/>
                <w:numId w:val="89"/>
              </w:numPr>
              <w:spacing w:after="0" w:afterAutospacing="0" w:before="240" w:lineRule="auto"/>
              <w:ind w:left="720" w:hanging="360"/>
              <w:rPr>
                <w:color w:val="000000"/>
                <w:sz w:val="24"/>
                <w:szCs w:val="24"/>
              </w:rPr>
            </w:pPr>
            <w:r w:rsidDel="00000000" w:rsidR="00000000" w:rsidRPr="00000000">
              <w:rPr>
                <w:color w:val="000000"/>
                <w:sz w:val="24"/>
                <w:szCs w:val="24"/>
                <w:rtl w:val="0"/>
              </w:rPr>
              <w:t xml:space="preserve">Tên, phạm vi áp dụng, kênh bán áp dụng, thời gian áp dụng, Cấu hình phương thức thanh toán và chu kì: </w:t>
            </w:r>
          </w:p>
          <w:p w:rsidR="00000000" w:rsidDel="00000000" w:rsidP="00000000" w:rsidRDefault="00000000" w:rsidRPr="00000000" w14:paraId="00000094">
            <w:pPr>
              <w:keepNext w:val="1"/>
              <w:numPr>
                <w:ilvl w:val="0"/>
                <w:numId w:val="93"/>
              </w:numP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Phương thức thanh toán áp dụng </w:t>
            </w:r>
          </w:p>
          <w:p w:rsidR="00000000" w:rsidDel="00000000" w:rsidP="00000000" w:rsidRDefault="00000000" w:rsidRPr="00000000" w14:paraId="00000095">
            <w:pPr>
              <w:keepNext w:val="1"/>
              <w:numPr>
                <w:ilvl w:val="0"/>
                <w:numId w:val="93"/>
              </w:numPr>
              <w:spacing w:after="240" w:before="0" w:beforeAutospacing="0" w:lineRule="auto"/>
              <w:ind w:left="720" w:hanging="360"/>
              <w:rPr>
                <w:color w:val="000000"/>
                <w:sz w:val="24"/>
                <w:szCs w:val="24"/>
              </w:rPr>
            </w:pPr>
            <w:r w:rsidDel="00000000" w:rsidR="00000000" w:rsidRPr="00000000">
              <w:rPr>
                <w:color w:val="000000"/>
                <w:sz w:val="24"/>
                <w:szCs w:val="24"/>
                <w:rtl w:val="0"/>
              </w:rPr>
              <w:t xml:space="preserve">Chu kỳ gói bán liên quan </w:t>
            </w:r>
          </w:p>
          <w:p w:rsidR="00000000" w:rsidDel="00000000" w:rsidP="00000000" w:rsidRDefault="00000000" w:rsidRPr="00000000" w14:paraId="00000096">
            <w:pPr>
              <w:keepNext w:val="1"/>
              <w:spacing w:after="240" w:before="240" w:lineRule="auto"/>
              <w:rPr>
                <w:color w:val="000000"/>
                <w:sz w:val="24"/>
                <w:szCs w:val="24"/>
              </w:rPr>
            </w:pPr>
            <w:r w:rsidDel="00000000" w:rsidR="00000000" w:rsidRPr="00000000">
              <w:rPr>
                <w:color w:val="000000"/>
                <w:sz w:val="24"/>
                <w:szCs w:val="24"/>
                <w:rtl w:val="0"/>
              </w:rPr>
              <w:t xml:space="preserve">Cấu hình giá bán theo chu kì, hoặc giá bán một lần</w:t>
            </w:r>
          </w:p>
          <w:p w:rsidR="00000000" w:rsidDel="00000000" w:rsidP="00000000" w:rsidRDefault="00000000" w:rsidRPr="00000000" w14:paraId="00000097">
            <w:pPr>
              <w:keepNext w:val="1"/>
              <w:spacing w:after="240" w:before="240" w:lineRule="auto"/>
              <w:rPr>
                <w:color w:val="ff0000"/>
                <w:sz w:val="24"/>
                <w:szCs w:val="24"/>
              </w:rPr>
            </w:pPr>
            <w:r w:rsidDel="00000000" w:rsidR="00000000" w:rsidRPr="00000000">
              <w:rPr>
                <w:color w:val="ff0000"/>
                <w:sz w:val="24"/>
                <w:szCs w:val="24"/>
                <w:rtl w:val="0"/>
              </w:rPr>
              <w:t xml:space="preserve">(U) Cấu hình giá bán nâng cao: </w:t>
            </w:r>
          </w:p>
          <w:p w:rsidR="00000000" w:rsidDel="00000000" w:rsidP="00000000" w:rsidRDefault="00000000" w:rsidRPr="00000000" w14:paraId="00000098">
            <w:pPr>
              <w:keepNext w:val="1"/>
              <w:numPr>
                <w:ilvl w:val="0"/>
                <w:numId w:val="103"/>
              </w:numPr>
              <w:spacing w:after="0" w:afterAutospacing="0" w:before="240" w:lineRule="auto"/>
              <w:ind w:left="720" w:hanging="360"/>
              <w:rPr>
                <w:color w:val="ff0000"/>
                <w:sz w:val="24"/>
                <w:szCs w:val="24"/>
              </w:rPr>
            </w:pPr>
            <w:r w:rsidDel="00000000" w:rsidR="00000000" w:rsidRPr="00000000">
              <w:rPr>
                <w:color w:val="ff0000"/>
                <w:sz w:val="24"/>
                <w:szCs w:val="24"/>
                <w:rtl w:val="0"/>
              </w:rPr>
              <w:t xml:space="preserve">Tặng tháng với các giá bán có tính chu kì </w:t>
            </w:r>
          </w:p>
          <w:p w:rsidR="00000000" w:rsidDel="00000000" w:rsidP="00000000" w:rsidRDefault="00000000" w:rsidRPr="00000000" w14:paraId="00000099">
            <w:pPr>
              <w:keepNext w:val="1"/>
              <w:numPr>
                <w:ilvl w:val="0"/>
                <w:numId w:val="103"/>
              </w:numPr>
              <w:spacing w:after="240" w:before="0" w:beforeAutospacing="0" w:lineRule="auto"/>
              <w:ind w:left="720" w:hanging="360"/>
              <w:rPr>
                <w:color w:val="ff0000"/>
                <w:sz w:val="24"/>
                <w:szCs w:val="24"/>
              </w:rPr>
            </w:pPr>
            <w:r w:rsidDel="00000000" w:rsidR="00000000" w:rsidRPr="00000000">
              <w:rPr>
                <w:color w:val="ff0000"/>
                <w:sz w:val="24"/>
                <w:szCs w:val="24"/>
                <w:rtl w:val="0"/>
              </w:rPr>
              <w:t xml:space="preserve">Giá bán theo số lượng sản phẩm với giá bán một lần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A">
            <w:pPr>
              <w:rPr>
                <w:color w:val="000000"/>
                <w:sz w:val="24"/>
                <w:szCs w:val="24"/>
              </w:rPr>
            </w:pPr>
            <w:r w:rsidDel="00000000" w:rsidR="00000000" w:rsidRPr="00000000">
              <w:rPr>
                <w:color w:val="000000"/>
                <w:sz w:val="24"/>
                <w:szCs w:val="24"/>
                <w:rtl w:val="0"/>
              </w:rPr>
              <w:t xml:space="preserve">7</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B">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C">
            <w:pPr>
              <w:rPr>
                <w:color w:val="000000"/>
                <w:sz w:val="24"/>
                <w:szCs w:val="24"/>
              </w:rPr>
            </w:pPr>
            <w:r w:rsidDel="00000000" w:rsidR="00000000" w:rsidRPr="00000000">
              <w:rPr>
                <w:color w:val="000000"/>
                <w:sz w:val="24"/>
                <w:szCs w:val="24"/>
                <w:rtl w:val="0"/>
              </w:rPr>
              <w:t xml:space="preserve">Chức năng chỉnh sửa giá bán trước khi gửi duyệt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9D">
            <w:pPr>
              <w:rPr>
                <w:color w:val="000000"/>
                <w:sz w:val="24"/>
                <w:szCs w:val="24"/>
              </w:rPr>
            </w:pPr>
            <w:r w:rsidDel="00000000" w:rsidR="00000000" w:rsidRPr="00000000">
              <w:rPr>
                <w:color w:val="000000"/>
                <w:sz w:val="24"/>
                <w:szCs w:val="24"/>
                <w:rtl w:val="0"/>
              </w:rPr>
              <w:t xml:space="preserve">Quản lý giá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9E">
            <w:pPr>
              <w:keepNext w:val="1"/>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chỉnh thông tin trong giá bán</w:t>
            </w:r>
          </w:p>
          <w:p w:rsidR="00000000" w:rsidDel="00000000" w:rsidP="00000000" w:rsidRDefault="00000000" w:rsidRPr="00000000" w14:paraId="0000009F">
            <w:pPr>
              <w:keepNext w:val="1"/>
              <w:spacing w:after="240" w:before="240" w:lineRule="auto"/>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(Điều kiện: Giá bán chưa được gửi duyệt)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0">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1">
            <w:pPr>
              <w:rPr>
                <w:color w:val="000000"/>
                <w:sz w:val="24"/>
                <w:szCs w:val="24"/>
              </w:rPr>
            </w:pPr>
            <w:r w:rsidDel="00000000" w:rsidR="00000000" w:rsidRPr="00000000">
              <w:rPr>
                <w:color w:val="000000"/>
                <w:sz w:val="24"/>
                <w:szCs w:val="24"/>
                <w:rtl w:val="0"/>
              </w:rPr>
              <w:t xml:space="preserve">8</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2">
            <w:pPr>
              <w:rPr>
                <w:color w:val="000000"/>
                <w:sz w:val="24"/>
                <w:szCs w:val="24"/>
              </w:rPr>
            </w:pPr>
            <w:r w:rsidDel="00000000" w:rsidR="00000000" w:rsidRPr="00000000">
              <w:rPr>
                <w:color w:val="000000"/>
                <w:sz w:val="24"/>
                <w:szCs w:val="24"/>
                <w:rtl w:val="0"/>
              </w:rPr>
              <w:t xml:space="preserve">ProductHub</w:t>
            </w:r>
          </w:p>
          <w:p w:rsidR="00000000" w:rsidDel="00000000" w:rsidP="00000000" w:rsidRDefault="00000000" w:rsidRPr="00000000" w14:paraId="000000A3">
            <w:pPr>
              <w:rPr>
                <w:color w:val="000000"/>
                <w:sz w:val="24"/>
                <w:szCs w:val="24"/>
              </w:rPr>
            </w:pPr>
            <w:r w:rsidDel="00000000" w:rsidR="00000000" w:rsidRPr="00000000">
              <w:rPr>
                <w:color w:val="000000"/>
                <w:sz w:val="24"/>
                <w:szCs w:val="24"/>
                <w:rtl w:val="0"/>
              </w:rPr>
              <w:t xml:space="preserve">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4">
            <w:pPr>
              <w:rPr>
                <w:color w:val="000000"/>
                <w:sz w:val="24"/>
                <w:szCs w:val="24"/>
              </w:rPr>
            </w:pPr>
            <w:r w:rsidDel="00000000" w:rsidR="00000000" w:rsidRPr="00000000">
              <w:rPr>
                <w:color w:val="000000"/>
                <w:sz w:val="24"/>
                <w:szCs w:val="24"/>
                <w:rtl w:val="0"/>
              </w:rPr>
              <w:t xml:space="preserve">Chức năng gửi duyệt giá bán ECP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A5">
            <w:pPr>
              <w:rPr>
                <w:color w:val="000000"/>
                <w:sz w:val="24"/>
                <w:szCs w:val="24"/>
              </w:rPr>
            </w:pPr>
            <w:r w:rsidDel="00000000" w:rsidR="00000000" w:rsidRPr="00000000">
              <w:rPr>
                <w:color w:val="000000"/>
                <w:sz w:val="24"/>
                <w:szCs w:val="24"/>
                <w:rtl w:val="0"/>
              </w:rPr>
              <w:t xml:space="preserve">Duyệt giá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6">
            <w:pPr>
              <w:keepNext w:val="1"/>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Gửi duyệt dòng giá bán, trạng thái phê duyệt gói bán chuyển từ Nháp -&gt;Chờ phê duyệt </w:t>
            </w:r>
          </w:p>
          <w:p w:rsidR="00000000" w:rsidDel="00000000" w:rsidP="00000000" w:rsidRDefault="00000000" w:rsidRPr="00000000" w14:paraId="000000A7">
            <w:pPr>
              <w:keepNext w:val="1"/>
              <w:spacing w:after="240" w:before="240"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(Điều kiện: Giá bán có trạng thái phê duyệt = Nháp)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8">
            <w:pPr>
              <w:keepNext w:val="1"/>
              <w:spacing w:after="240" w:before="240" w:lineRule="auto"/>
              <w:rPr>
                <w:color w:val="ff0000"/>
                <w:sz w:val="24"/>
                <w:szCs w:val="24"/>
              </w:rPr>
            </w:pPr>
            <w:r w:rsidDel="00000000" w:rsidR="00000000" w:rsidRPr="00000000">
              <w:rPr>
                <w:color w:val="ff0000"/>
                <w:sz w:val="24"/>
                <w:szCs w:val="24"/>
                <w:rtl w:val="0"/>
              </w:rPr>
              <w:t xml:space="preserve">(U) </w:t>
            </w:r>
            <w:r w:rsidDel="00000000" w:rsidR="00000000" w:rsidRPr="00000000">
              <w:rPr>
                <w:i w:val="1"/>
                <w:iCs w:val="1"/>
                <w:color w:val="000000"/>
                <w:sz w:val="24"/>
                <w:szCs w:val="24"/>
                <w:rtl w:val="0"/>
              </w:rPr>
              <w:br w:type="textWrapping"/>
            </w:r>
            <w:r w:rsidDel="00000000" w:rsidR="00000000" w:rsidRPr="00000000">
              <w:rPr>
                <w:color w:val="ff0000"/>
                <w:sz w:val="24"/>
                <w:szCs w:val="24"/>
                <w:rtl w:val="0"/>
              </w:rPr>
              <w:t xml:space="preserve">Bổ sung thêm logic truyền thông tin khi cấu hình giá bán nâng cao và tặng tháng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9">
            <w:pPr>
              <w:rPr>
                <w:color w:val="000000"/>
                <w:sz w:val="24"/>
                <w:szCs w:val="24"/>
              </w:rPr>
            </w:pPr>
            <w:r w:rsidDel="00000000" w:rsidR="00000000" w:rsidRPr="00000000">
              <w:rPr>
                <w:color w:val="000000"/>
                <w:sz w:val="24"/>
                <w:szCs w:val="24"/>
                <w:rtl w:val="0"/>
              </w:rPr>
              <w:t xml:space="preserve">9</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A">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B">
            <w:pPr>
              <w:rPr>
                <w:color w:val="000000"/>
                <w:sz w:val="24"/>
                <w:szCs w:val="24"/>
              </w:rPr>
            </w:pPr>
            <w:r w:rsidDel="00000000" w:rsidR="00000000" w:rsidRPr="00000000">
              <w:rPr>
                <w:rFonts w:ascii="Arial" w:cs="Arial" w:eastAsia="Arial" w:hAnsi="Arial"/>
                <w:color w:val="000000"/>
                <w:sz w:val="20"/>
                <w:szCs w:val="20"/>
                <w:rtl w:val="0"/>
              </w:rPr>
              <w:t xml:space="preserve">Phê duyệt giá bán trên ECP</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AC">
            <w:pPr>
              <w:rPr>
                <w:color w:val="000000"/>
                <w:sz w:val="24"/>
                <w:szCs w:val="24"/>
              </w:rPr>
            </w:pPr>
            <w:r w:rsidDel="00000000" w:rsidR="00000000" w:rsidRPr="00000000">
              <w:rPr>
                <w:color w:val="000000"/>
                <w:sz w:val="24"/>
                <w:szCs w:val="24"/>
                <w:rtl w:val="0"/>
              </w:rPr>
              <w:t xml:space="preserve">Duyệt giá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Trạng thái phê duyệt gói bán chuyển từ Chờ phê duyệt -&gt; Đã phê duyệt/ Từ chối duyệt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E">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1778.4741210937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AF">
            <w:pPr>
              <w:rPr>
                <w:color w:val="000000"/>
                <w:sz w:val="24"/>
                <w:szCs w:val="24"/>
              </w:rPr>
            </w:pPr>
            <w:r w:rsidDel="00000000" w:rsidR="00000000" w:rsidRPr="00000000">
              <w:rPr>
                <w:color w:val="000000"/>
                <w:sz w:val="24"/>
                <w:szCs w:val="24"/>
                <w:rtl w:val="0"/>
              </w:rPr>
              <w:t xml:space="preserve">10</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0">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1">
            <w:pPr>
              <w:rPr>
                <w:color w:val="000000"/>
                <w:sz w:val="24"/>
                <w:szCs w:val="24"/>
              </w:rPr>
            </w:pPr>
            <w:r w:rsidDel="00000000" w:rsidR="00000000" w:rsidRPr="00000000">
              <w:rPr>
                <w:color w:val="000000"/>
                <w:sz w:val="24"/>
                <w:szCs w:val="24"/>
                <w:rtl w:val="0"/>
              </w:rPr>
              <w:t xml:space="preserve">Chức năng đẩy giá bán xuống CSBH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B2">
            <w:pPr>
              <w:rPr>
                <w:color w:val="000000"/>
                <w:sz w:val="24"/>
                <w:szCs w:val="24"/>
              </w:rPr>
            </w:pPr>
            <w:r w:rsidDel="00000000" w:rsidR="00000000" w:rsidRPr="00000000">
              <w:rPr>
                <w:color w:val="000000"/>
                <w:sz w:val="24"/>
                <w:szCs w:val="24"/>
                <w:rtl w:val="0"/>
              </w:rPr>
              <w:t xml:space="preserve">Tích hợp hệ thống QLCS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3">
            <w:pPr>
              <w:keepNext w:val="1"/>
              <w:spacing w:after="240" w:before="240" w:lineRule="auto"/>
              <w:rPr>
                <w:color w:val="000000"/>
                <w:sz w:val="24"/>
                <w:szCs w:val="24"/>
              </w:rPr>
            </w:pPr>
            <w:r w:rsidDel="00000000" w:rsidR="00000000" w:rsidRPr="00000000">
              <w:rPr>
                <w:color w:val="000000"/>
                <w:sz w:val="24"/>
                <w:szCs w:val="24"/>
                <w:rtl w:val="0"/>
              </w:rPr>
              <w:t xml:space="preserve">Từ thông tin giá bán tạo trên ECP, đẩy yêu cầu tạo chính sách bán hàng tương ứng dưới QLCS </w:t>
            </w:r>
          </w:p>
          <w:p w:rsidR="00000000" w:rsidDel="00000000" w:rsidP="00000000" w:rsidRDefault="00000000" w:rsidRPr="00000000" w14:paraId="000000B4">
            <w:pPr>
              <w:keepNext w:val="1"/>
              <w:spacing w:after="240" w:before="240" w:lineRule="auto"/>
              <w:rPr>
                <w:color w:val="000000"/>
                <w:sz w:val="24"/>
                <w:szCs w:val="24"/>
              </w:rPr>
            </w:pPr>
            <w:r w:rsidDel="00000000" w:rsidR="00000000" w:rsidRPr="00000000">
              <w:rPr>
                <w:color w:val="000000"/>
                <w:sz w:val="24"/>
                <w:szCs w:val="24"/>
                <w:rtl w:val="0"/>
              </w:rPr>
              <w:t xml:space="preserve">Lưu lại mã chính sách tương ứng của QLCS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5">
            <w:pPr>
              <w:keepNext w:val="1"/>
              <w:spacing w:after="240" w:before="240" w:lineRule="auto"/>
              <w:rPr>
                <w:color w:val="ff0000"/>
                <w:sz w:val="24"/>
                <w:szCs w:val="24"/>
              </w:rPr>
            </w:pPr>
            <w:r w:rsidDel="00000000" w:rsidR="00000000" w:rsidRPr="00000000">
              <w:rPr>
                <w:color w:val="ff0000"/>
                <w:sz w:val="24"/>
                <w:szCs w:val="24"/>
                <w:rtl w:val="0"/>
              </w:rPr>
              <w:t xml:space="preserve">(U) </w:t>
            </w:r>
          </w:p>
          <w:p w:rsidR="00000000" w:rsidDel="00000000" w:rsidP="00000000" w:rsidRDefault="00000000" w:rsidRPr="00000000" w14:paraId="000000B6">
            <w:pPr>
              <w:keepNext w:val="1"/>
              <w:spacing w:after="240" w:before="240" w:lineRule="auto"/>
              <w:rPr>
                <w:i w:val="1"/>
                <w:iCs w:val="1"/>
                <w:color w:val="000000"/>
                <w:sz w:val="24"/>
                <w:szCs w:val="24"/>
              </w:rPr>
            </w:pPr>
            <w:r w:rsidDel="00000000" w:rsidR="00000000" w:rsidRPr="00000000">
              <w:rPr>
                <w:color w:val="ff0000"/>
                <w:sz w:val="24"/>
                <w:szCs w:val="24"/>
                <w:rtl w:val="0"/>
              </w:rPr>
              <w:t xml:space="preserve">Bổ sung logic giá bán nâng cao</w:t>
            </w:r>
            <w:r w:rsidDel="00000000" w:rsidR="00000000" w:rsidRPr="00000000">
              <w:rPr>
                <w:i w:val="1"/>
                <w:iCs w:val="1"/>
                <w:color w:val="000000"/>
                <w:sz w:val="24"/>
                <w:szCs w:val="24"/>
                <w:rtl w:val="0"/>
              </w:rPr>
              <w:t xml:space="preserve"> </w:t>
            </w:r>
          </w:p>
        </w:tc>
      </w:tr>
      <w:tr>
        <w:trPr>
          <w:cantSplit w:val="0"/>
          <w:trHeight w:val="1778.47412109375"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7">
            <w:pPr>
              <w:rPr>
                <w:color w:val="000000"/>
                <w:sz w:val="24"/>
                <w:szCs w:val="24"/>
              </w:rPr>
            </w:pPr>
            <w:r w:rsidDel="00000000" w:rsidR="00000000" w:rsidRPr="00000000">
              <w:rPr>
                <w:color w:val="000000"/>
                <w:sz w:val="24"/>
                <w:szCs w:val="24"/>
                <w:rtl w:val="0"/>
              </w:rPr>
              <w:t xml:space="preserve">11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8">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9">
            <w:pPr>
              <w:rPr>
                <w:color w:val="000000"/>
                <w:sz w:val="24"/>
                <w:szCs w:val="24"/>
              </w:rPr>
            </w:pPr>
            <w:r w:rsidDel="00000000" w:rsidR="00000000" w:rsidRPr="00000000">
              <w:rPr>
                <w:color w:val="000000"/>
                <w:sz w:val="24"/>
                <w:szCs w:val="24"/>
                <w:rtl w:val="0"/>
              </w:rPr>
              <w:t xml:space="preserve">Chức năng tắt trạng thái hoạt động cả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BA">
            <w:pPr>
              <w:rPr>
                <w:color w:val="000000"/>
                <w:sz w:val="24"/>
                <w:szCs w:val="24"/>
              </w:rPr>
            </w:pPr>
            <w:r w:rsidDel="00000000" w:rsidR="00000000" w:rsidRPr="00000000">
              <w:rPr>
                <w:color w:val="000000"/>
                <w:sz w:val="24"/>
                <w:szCs w:val="24"/>
                <w:rtl w:val="0"/>
              </w:rPr>
              <w:t xml:space="preserve">Quản lý gói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B">
            <w:pPr>
              <w:keepNext w:val="1"/>
              <w:spacing w:after="240" w:before="240" w:lineRule="auto"/>
              <w:rPr>
                <w:color w:val="000000"/>
                <w:sz w:val="24"/>
                <w:szCs w:val="24"/>
              </w:rPr>
            </w:pPr>
            <w:r w:rsidDel="00000000" w:rsidR="00000000" w:rsidRPr="00000000">
              <w:rPr>
                <w:color w:val="000000"/>
                <w:sz w:val="24"/>
                <w:szCs w:val="24"/>
                <w:rtl w:val="0"/>
              </w:rPr>
              <w:t xml:space="preserve">Nếu gói bán đã được gán cho ít nhất 1 dòng giá đang hoạt động thì không được phép sửa thông tin, chỉ được chuyển gói bán về không hoạt động</w:t>
            </w:r>
          </w:p>
          <w:p w:rsidR="00000000" w:rsidDel="00000000" w:rsidP="00000000" w:rsidRDefault="00000000" w:rsidRPr="00000000" w14:paraId="000000BC">
            <w:pPr>
              <w:keepNext w:val="1"/>
              <w:spacing w:after="240" w:before="240" w:lineRule="auto"/>
              <w:rPr>
                <w:color w:val="000000"/>
                <w:sz w:val="24"/>
                <w:szCs w:val="24"/>
              </w:rPr>
            </w:pPr>
            <w:r w:rsidDel="00000000" w:rsidR="00000000" w:rsidRPr="00000000">
              <w:rPr>
                <w:color w:val="000000"/>
                <w:sz w:val="24"/>
                <w:szCs w:val="24"/>
                <w:rtl w:val="0"/>
              </w:rPr>
              <w:t xml:space="preserve">Sau khi ngưng hoạt động gió bán không thể bật lại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D">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E">
            <w:pPr>
              <w:rPr>
                <w:color w:val="000000"/>
                <w:sz w:val="24"/>
                <w:szCs w:val="24"/>
              </w:rPr>
            </w:pPr>
            <w:r w:rsidDel="00000000" w:rsidR="00000000" w:rsidRPr="00000000">
              <w:rPr>
                <w:color w:val="000000"/>
                <w:sz w:val="24"/>
                <w:szCs w:val="24"/>
                <w:rtl w:val="0"/>
              </w:rPr>
              <w:t xml:space="preserve">12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BF">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0">
            <w:pPr>
              <w:rPr>
                <w:color w:val="000000"/>
                <w:sz w:val="24"/>
                <w:szCs w:val="24"/>
              </w:rPr>
            </w:pPr>
            <w:r w:rsidDel="00000000" w:rsidR="00000000" w:rsidRPr="00000000">
              <w:rPr>
                <w:color w:val="000000"/>
                <w:sz w:val="24"/>
                <w:szCs w:val="24"/>
                <w:rtl w:val="0"/>
              </w:rPr>
              <w:t xml:space="preserve">Chức năng cập nhật trạng thái Đã ban hành từ QLCS</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C1">
            <w:pPr>
              <w:rPr>
                <w:color w:val="000000"/>
                <w:sz w:val="24"/>
                <w:szCs w:val="24"/>
              </w:rPr>
            </w:pPr>
            <w:r w:rsidDel="00000000" w:rsidR="00000000" w:rsidRPr="00000000">
              <w:rPr>
                <w:color w:val="000000"/>
                <w:sz w:val="24"/>
                <w:szCs w:val="24"/>
                <w:rtl w:val="0"/>
              </w:rPr>
              <w:t xml:space="preserve">Tích hợp hệ thống QLCS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2">
            <w:pPr>
              <w:keepNext w:val="1"/>
              <w:spacing w:after="240" w:before="240" w:lineRule="auto"/>
              <w:rPr>
                <w:color w:val="000000"/>
                <w:sz w:val="24"/>
                <w:szCs w:val="24"/>
              </w:rPr>
            </w:pPr>
            <w:r w:rsidDel="00000000" w:rsidR="00000000" w:rsidRPr="00000000">
              <w:rPr>
                <w:color w:val="000000"/>
                <w:sz w:val="24"/>
                <w:szCs w:val="24"/>
                <w:rtl w:val="0"/>
              </w:rPr>
              <w:t xml:space="preserve">Lắng nghe thông tin của CSBH cập nhật trạng thái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3">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4">
            <w:pPr>
              <w:rPr>
                <w:color w:val="000000"/>
                <w:sz w:val="24"/>
                <w:szCs w:val="24"/>
              </w:rPr>
            </w:pPr>
            <w:r w:rsidDel="00000000" w:rsidR="00000000" w:rsidRPr="00000000">
              <w:rPr>
                <w:color w:val="000000"/>
                <w:sz w:val="24"/>
                <w:szCs w:val="24"/>
                <w:rtl w:val="0"/>
              </w:rPr>
              <w:t xml:space="preserve">13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5">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6">
            <w:pPr>
              <w:rPr>
                <w:color w:val="000000"/>
                <w:sz w:val="24"/>
                <w:szCs w:val="24"/>
              </w:rPr>
            </w:pPr>
            <w:r w:rsidDel="00000000" w:rsidR="00000000" w:rsidRPr="00000000">
              <w:rPr>
                <w:color w:val="000000"/>
                <w:sz w:val="24"/>
                <w:szCs w:val="24"/>
                <w:rtl w:val="0"/>
              </w:rPr>
              <w:t xml:space="preserve">Chức năng ngưng hoạt động dòng giá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C7">
            <w:pPr>
              <w:rPr>
                <w:color w:val="000000"/>
                <w:sz w:val="24"/>
                <w:szCs w:val="24"/>
              </w:rPr>
            </w:pPr>
            <w:r w:rsidDel="00000000" w:rsidR="00000000" w:rsidRPr="00000000">
              <w:rPr>
                <w:color w:val="000000"/>
                <w:sz w:val="24"/>
                <w:szCs w:val="24"/>
                <w:rtl w:val="0"/>
              </w:rPr>
              <w:t xml:space="preserve">Quản lý giá bán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8">
            <w:pPr>
              <w:rPr>
                <w:color w:val="000000"/>
                <w:sz w:val="24"/>
                <w:szCs w:val="24"/>
              </w:rPr>
            </w:pPr>
            <w:r w:rsidDel="00000000" w:rsidR="00000000" w:rsidRPr="00000000">
              <w:rPr>
                <w:color w:val="000000"/>
                <w:sz w:val="24"/>
                <w:szCs w:val="24"/>
                <w:rtl w:val="0"/>
              </w:rPr>
              <w:t xml:space="preserve">Dừng hoạt động dòng giá đang hoạt động, hỗ trợ 2 phương thức dừng dòng giá: </w:t>
            </w:r>
          </w:p>
          <w:p w:rsidR="00000000" w:rsidDel="00000000" w:rsidP="00000000" w:rsidRDefault="00000000" w:rsidRPr="00000000" w14:paraId="000000C9">
            <w:pPr>
              <w:numPr>
                <w:ilvl w:val="0"/>
                <w:numId w:val="49"/>
              </w:numPr>
              <w:ind w:left="720" w:hanging="360"/>
              <w:rPr>
                <w:color w:val="000000"/>
                <w:sz w:val="24"/>
                <w:szCs w:val="24"/>
              </w:rPr>
            </w:pPr>
            <w:r w:rsidDel="00000000" w:rsidR="00000000" w:rsidRPr="00000000">
              <w:rPr>
                <w:color w:val="000000"/>
                <w:sz w:val="24"/>
                <w:szCs w:val="24"/>
                <w:rtl w:val="0"/>
              </w:rPr>
              <w:t xml:space="preserve">Tự động: Khi dòng giá hết hạn theo cấu hình </w:t>
            </w:r>
          </w:p>
          <w:p w:rsidR="00000000" w:rsidDel="00000000" w:rsidP="00000000" w:rsidRDefault="00000000" w:rsidRPr="00000000" w14:paraId="000000CA">
            <w:pPr>
              <w:numPr>
                <w:ilvl w:val="0"/>
                <w:numId w:val="49"/>
              </w:numPr>
              <w:ind w:left="720" w:hanging="360"/>
              <w:rPr>
                <w:color w:val="000000"/>
                <w:sz w:val="24"/>
                <w:szCs w:val="24"/>
              </w:rPr>
            </w:pPr>
            <w:r w:rsidDel="00000000" w:rsidR="00000000" w:rsidRPr="00000000">
              <w:rPr>
                <w:color w:val="000000"/>
                <w:sz w:val="24"/>
                <w:szCs w:val="24"/>
                <w:rtl w:val="0"/>
              </w:rPr>
              <w:t xml:space="preserve">Thủ công: Người dùng vào tự tắt </w:t>
            </w:r>
          </w:p>
          <w:p w:rsidR="00000000" w:rsidDel="00000000" w:rsidP="00000000" w:rsidRDefault="00000000" w:rsidRPr="00000000" w14:paraId="000000CB">
            <w:pPr>
              <w:rPr>
                <w:color w:val="000000"/>
                <w:sz w:val="24"/>
                <w:szCs w:val="24"/>
              </w:rPr>
            </w:pPr>
            <w:r w:rsidDel="00000000" w:rsidR="00000000" w:rsidRPr="00000000">
              <w:rPr>
                <w:color w:val="000000"/>
                <w:sz w:val="24"/>
                <w:szCs w:val="24"/>
                <w:rtl w:val="0"/>
              </w:rPr>
              <w:t xml:space="preserve">Sau khi ngưng hoạt động dòng giá sẽ không thể bật lại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C">
            <w:pPr>
              <w:keepNext w:val="1"/>
              <w:spacing w:after="240" w:before="240" w:lineRule="auto"/>
              <w:rPr>
                <w:i w:val="1"/>
                <w:iCs w:val="1"/>
                <w:color w:val="000000"/>
                <w:sz w:val="24"/>
                <w:szCs w:val="24"/>
              </w:rPr>
            </w:pPr>
            <w:r w:rsidDel="00000000" w:rsidR="00000000" w:rsidRPr="00000000">
              <w:rPr>
                <w:i w:val="1"/>
                <w:iCs w:val="1"/>
                <w:color w:val="000000"/>
                <w:sz w:val="24"/>
                <w:szCs w:val="24"/>
                <w:rtl w:val="0"/>
              </w:rPr>
              <w:t xml:space="preserve">(Không thay đổi)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D">
            <w:pPr>
              <w:rPr>
                <w:color w:val="000000"/>
                <w:sz w:val="24"/>
                <w:szCs w:val="24"/>
              </w:rPr>
            </w:pPr>
            <w:r w:rsidDel="00000000" w:rsidR="00000000" w:rsidRPr="00000000">
              <w:rPr>
                <w:color w:val="000000"/>
                <w:sz w:val="24"/>
                <w:szCs w:val="24"/>
                <w:rtl w:val="0"/>
              </w:rPr>
              <w:t xml:space="preserve">(CỤM </w:t>
            </w:r>
          </w:p>
          <w:p w:rsidR="00000000" w:rsidDel="00000000" w:rsidP="00000000" w:rsidRDefault="00000000" w:rsidRPr="00000000" w14:paraId="000000CE">
            <w:pPr>
              <w:rPr>
                <w:color w:val="000000"/>
                <w:sz w:val="24"/>
                <w:szCs w:val="24"/>
              </w:rPr>
            </w:pPr>
            <w:r w:rsidDel="00000000" w:rsidR="00000000" w:rsidRPr="00000000">
              <w:rPr>
                <w:color w:val="000000"/>
                <w:sz w:val="24"/>
                <w:szCs w:val="24"/>
                <w:rtl w:val="0"/>
              </w:rPr>
              <w:t xml:space="preserve">API)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CF">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0">
            <w:pPr>
              <w:rPr>
                <w:color w:val="000000"/>
                <w:sz w:val="24"/>
                <w:szCs w:val="24"/>
              </w:rPr>
            </w:pPr>
            <w:r w:rsidDel="00000000" w:rsidR="00000000" w:rsidRPr="00000000">
              <w:rPr>
                <w:color w:val="000000"/>
                <w:sz w:val="24"/>
                <w:szCs w:val="24"/>
                <w:rtl w:val="0"/>
              </w:rPr>
              <w:t xml:space="preserve">API danh sách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D1">
            <w:pPr>
              <w:rPr>
                <w:color w:val="000000"/>
                <w:sz w:val="24"/>
                <w:szCs w:val="24"/>
              </w:rPr>
            </w:pPr>
            <w:r w:rsidDel="00000000" w:rsidR="00000000" w:rsidRPr="00000000">
              <w:rPr>
                <w:color w:val="000000"/>
                <w:sz w:val="24"/>
                <w:szCs w:val="24"/>
                <w:rtl w:val="0"/>
              </w:rPr>
              <w:t xml:space="preserve">Open API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API get list toàn bộ gói bán, có chứa điều kiện:</w:t>
            </w:r>
          </w:p>
          <w:p w:rsidR="00000000" w:rsidDel="00000000" w:rsidP="00000000" w:rsidRDefault="00000000" w:rsidRPr="00000000" w14:paraId="000000D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Theo list attribute của gói bán</w:t>
            </w:r>
          </w:p>
          <w:p w:rsidR="00000000" w:rsidDel="00000000" w:rsidP="00000000" w:rsidRDefault="00000000" w:rsidRPr="00000000" w14:paraId="000000D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Theo kênh bán</w:t>
            </w:r>
          </w:p>
          <w:p w:rsidR="00000000" w:rsidDel="00000000" w:rsidP="00000000" w:rsidRDefault="00000000" w:rsidRPr="00000000" w14:paraId="000000D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Theo khu vực bán</w:t>
            </w:r>
          </w:p>
          <w:p w:rsidR="00000000" w:rsidDel="00000000" w:rsidP="00000000" w:rsidRDefault="00000000" w:rsidRPr="00000000" w14:paraId="000000D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7">
            <w:pPr>
              <w:rPr>
                <w:color w:val="000000"/>
                <w:sz w:val="24"/>
                <w:szCs w:val="24"/>
              </w:rPr>
            </w:pPr>
            <w:r w:rsidDel="00000000" w:rsidR="00000000" w:rsidRPr="00000000">
              <w:rPr>
                <w:color w:val="000000"/>
                <w:sz w:val="24"/>
                <w:szCs w:val="24"/>
                <w:rtl w:val="0"/>
              </w:rPr>
              <w:t xml:space="preserve">A</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8">
            <w:pPr>
              <w:rPr>
                <w:color w:val="000000"/>
                <w:sz w:val="24"/>
                <w:szCs w:val="24"/>
              </w:rPr>
            </w:pPr>
            <w:r w:rsidDel="00000000" w:rsidR="00000000" w:rsidRPr="00000000">
              <w:rPr>
                <w:color w:val="000000"/>
                <w:sz w:val="24"/>
                <w:szCs w:val="24"/>
                <w:rtl w:val="0"/>
              </w:rPr>
              <w:t xml:space="preserve">(CỤM </w:t>
            </w:r>
          </w:p>
          <w:p w:rsidR="00000000" w:rsidDel="00000000" w:rsidP="00000000" w:rsidRDefault="00000000" w:rsidRPr="00000000" w14:paraId="000000D9">
            <w:pPr>
              <w:rPr>
                <w:color w:val="000000"/>
                <w:sz w:val="24"/>
                <w:szCs w:val="24"/>
              </w:rPr>
            </w:pPr>
            <w:r w:rsidDel="00000000" w:rsidR="00000000" w:rsidRPr="00000000">
              <w:rPr>
                <w:color w:val="000000"/>
                <w:sz w:val="24"/>
                <w:szCs w:val="24"/>
                <w:rtl w:val="0"/>
              </w:rPr>
              <w:t xml:space="preserve">API)</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A">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B">
            <w:pPr>
              <w:rPr>
                <w:color w:val="000000"/>
                <w:sz w:val="24"/>
                <w:szCs w:val="24"/>
              </w:rPr>
            </w:pPr>
            <w:r w:rsidDel="00000000" w:rsidR="00000000" w:rsidRPr="00000000">
              <w:rPr>
                <w:color w:val="000000"/>
                <w:sz w:val="24"/>
                <w:szCs w:val="24"/>
                <w:rtl w:val="0"/>
              </w:rPr>
              <w:t xml:space="preserve">API chi tiết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DC">
            <w:pPr>
              <w:rPr>
                <w:color w:val="000000"/>
                <w:sz w:val="24"/>
                <w:szCs w:val="24"/>
              </w:rPr>
            </w:pPr>
            <w:r w:rsidDel="00000000" w:rsidR="00000000" w:rsidRPr="00000000">
              <w:rPr>
                <w:color w:val="000000"/>
                <w:sz w:val="24"/>
                <w:szCs w:val="24"/>
                <w:rtl w:val="0"/>
              </w:rPr>
              <w:t xml:space="preserve">Open API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D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API get detail gói bán</w:t>
            </w:r>
          </w:p>
          <w:p w:rsidR="00000000" w:rsidDel="00000000" w:rsidP="00000000" w:rsidRDefault="00000000" w:rsidRPr="00000000" w14:paraId="000000D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Thông tin chung của gói bán (tên, mô tả, thuộc tính gói bán,...)</w:t>
            </w:r>
          </w:p>
          <w:p w:rsidR="00000000" w:rsidDel="00000000" w:rsidP="00000000" w:rsidRDefault="00000000" w:rsidRPr="00000000" w14:paraId="000000D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Danh sách SKU trong gói bán </w:t>
            </w:r>
          </w:p>
          <w:p w:rsidR="00000000" w:rsidDel="00000000" w:rsidP="00000000" w:rsidRDefault="00000000" w:rsidRPr="00000000" w14:paraId="000000E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Thuộc tính của các SKU trong gói bán</w:t>
            </w:r>
          </w:p>
          <w:p w:rsidR="00000000" w:rsidDel="00000000" w:rsidP="00000000" w:rsidRDefault="00000000" w:rsidRPr="00000000" w14:paraId="000000E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Thuộc tính của cả gói bán</w:t>
            </w:r>
          </w:p>
          <w:p w:rsidR="00000000" w:rsidDel="00000000" w:rsidP="00000000" w:rsidRDefault="00000000" w:rsidRPr="00000000" w14:paraId="000000E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E3">
            <w:pPr>
              <w:rPr>
                <w:color w:val="000000"/>
                <w:sz w:val="24"/>
                <w:szCs w:val="24"/>
              </w:rPr>
            </w:pPr>
            <w:r w:rsidDel="00000000" w:rsidR="00000000" w:rsidRPr="00000000">
              <w:rPr>
                <w:color w:val="000000"/>
                <w:sz w:val="24"/>
                <w:szCs w:val="24"/>
                <w:rtl w:val="0"/>
              </w:rPr>
              <w:t xml:space="preserve">A</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E4">
            <w:pPr>
              <w:rPr>
                <w:color w:val="000000"/>
                <w:sz w:val="24"/>
                <w:szCs w:val="24"/>
              </w:rPr>
            </w:pPr>
            <w:r w:rsidDel="00000000" w:rsidR="00000000" w:rsidRPr="00000000">
              <w:rPr>
                <w:color w:val="000000"/>
                <w:sz w:val="24"/>
                <w:szCs w:val="24"/>
                <w:rtl w:val="0"/>
              </w:rPr>
              <w:t xml:space="preserve">(CỤM </w:t>
            </w:r>
          </w:p>
          <w:p w:rsidR="00000000" w:rsidDel="00000000" w:rsidP="00000000" w:rsidRDefault="00000000" w:rsidRPr="00000000" w14:paraId="000000E5">
            <w:pPr>
              <w:rPr>
                <w:color w:val="000000"/>
                <w:sz w:val="24"/>
                <w:szCs w:val="24"/>
              </w:rPr>
            </w:pPr>
            <w:r w:rsidDel="00000000" w:rsidR="00000000" w:rsidRPr="00000000">
              <w:rPr>
                <w:color w:val="000000"/>
                <w:sz w:val="24"/>
                <w:szCs w:val="24"/>
                <w:rtl w:val="0"/>
              </w:rPr>
              <w:t xml:space="preserve">API)</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E6">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E7">
            <w:pPr>
              <w:rPr>
                <w:color w:val="000000"/>
                <w:sz w:val="24"/>
                <w:szCs w:val="24"/>
              </w:rPr>
            </w:pPr>
            <w:r w:rsidDel="00000000" w:rsidR="00000000" w:rsidRPr="00000000">
              <w:rPr>
                <w:color w:val="000000"/>
                <w:sz w:val="24"/>
                <w:szCs w:val="24"/>
                <w:rtl w:val="0"/>
              </w:rPr>
              <w:t xml:space="preserve">API chi tiết giá bán theo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E8">
            <w:pPr>
              <w:rPr>
                <w:color w:val="000000"/>
                <w:sz w:val="24"/>
                <w:szCs w:val="24"/>
              </w:rPr>
            </w:pPr>
            <w:r w:rsidDel="00000000" w:rsidR="00000000" w:rsidRPr="00000000">
              <w:rPr>
                <w:color w:val="000000"/>
                <w:sz w:val="24"/>
                <w:szCs w:val="24"/>
                <w:rtl w:val="0"/>
              </w:rPr>
              <w:t xml:space="preserve">OpenAPI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E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API get giá bán theo gói bán (hỗ trợ truyền theo list gói bán)</w:t>
            </w:r>
          </w:p>
          <w:p w:rsidR="00000000" w:rsidDel="00000000" w:rsidP="00000000" w:rsidRDefault="00000000" w:rsidRPr="00000000" w14:paraId="000000E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Lấy giá bán của gói bán, theo điều kiện kênh + khu vực + thời gian áp dụng</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EB">
            <w:pPr>
              <w:rPr>
                <w:color w:val="000000"/>
                <w:sz w:val="24"/>
                <w:szCs w:val="24"/>
              </w:rPr>
            </w:pPr>
            <w:r w:rsidDel="00000000" w:rsidR="00000000" w:rsidRPr="00000000">
              <w:rPr>
                <w:color w:val="000000"/>
                <w:sz w:val="24"/>
                <w:szCs w:val="24"/>
                <w:rtl w:val="0"/>
              </w:rPr>
              <w:t xml:space="preserve">A</w:t>
            </w:r>
          </w:p>
        </w:tc>
      </w:tr>
    </w:tbl>
    <w:p w:rsidR="00000000" w:rsidDel="00000000" w:rsidP="00000000" w:rsidRDefault="00000000" w:rsidRPr="00000000" w14:paraId="000000EC">
      <w:pPr>
        <w:pStyle w:val="Heading2"/>
        <w:numPr>
          <w:ilvl w:val="0"/>
          <w:numId w:val="65"/>
        </w:numPr>
        <w:spacing w:after="60" w:before="120" w:line="360" w:lineRule="auto"/>
        <w:ind w:left="540" w:hanging="180"/>
        <w:rPr>
          <w:rFonts w:ascii="Arial" w:cs="Arial" w:eastAsia="Arial" w:hAnsi="Arial"/>
          <w:b w:val="1"/>
          <w:bCs w:val="1"/>
          <w:i w:val="1"/>
          <w:iCs w:val="1"/>
          <w:color w:val="000000"/>
          <w:sz w:val="24"/>
          <w:szCs w:val="24"/>
        </w:rPr>
      </w:pPr>
      <w:bookmarkStart w:colFirst="0" w:colLast="0" w:name="_vig2bf2tmgmp" w:id="6"/>
      <w:bookmarkEnd w:id="6"/>
      <w:r w:rsidDel="00000000" w:rsidR="00000000" w:rsidRPr="00000000">
        <w:rPr>
          <w:i w:val="1"/>
          <w:iCs w:val="1"/>
          <w:color w:val="000000"/>
          <w:sz w:val="24"/>
          <w:szCs w:val="24"/>
          <w:rtl w:val="0"/>
        </w:rPr>
        <w:t xml:space="preserve">Đặc</w:t>
      </w:r>
      <w:r w:rsidDel="00000000" w:rsidR="00000000" w:rsidRPr="00000000">
        <w:rPr>
          <w:color w:val="000000"/>
          <w:sz w:val="24"/>
          <w:szCs w:val="24"/>
          <w:rtl w:val="0"/>
        </w:rPr>
        <w:t xml:space="preserve"> tả các chức năng</w:t>
      </w:r>
      <w:r w:rsidDel="00000000" w:rsidR="00000000" w:rsidRPr="00000000">
        <w:rPr>
          <w:rtl w:val="0"/>
        </w:rPr>
      </w:r>
    </w:p>
    <w:tbl>
      <w:tblPr>
        <w:tblStyle w:val="Table5"/>
        <w:tblpPr w:leftFromText="180" w:rightFromText="180" w:topFromText="180" w:bottomFromText="180" w:vertAnchor="text" w:horzAnchor="text" w:tblpX="0"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ED">
            <w:pPr>
              <w:rPr>
                <w:b w:val="1"/>
                <w:bCs w:val="1"/>
                <w:color w:val="000000"/>
                <w:sz w:val="24"/>
                <w:szCs w:val="24"/>
                <w:shd w:fill="b4c6e7" w:val="clear"/>
              </w:rPr>
            </w:pPr>
            <w:r w:rsidDel="00000000" w:rsidR="00000000" w:rsidRPr="00000000">
              <w:rPr>
                <w:b w:val="1"/>
                <w:bCs w:val="1"/>
                <w:color w:val="000000"/>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EE">
            <w:pPr>
              <w:rPr>
                <w:color w:val="000000"/>
                <w:sz w:val="24"/>
                <w:szCs w:val="24"/>
              </w:rPr>
            </w:pPr>
            <w:hyperlink r:id="rId11">
              <w:r w:rsidDel="00000000" w:rsidR="00000000" w:rsidRPr="00000000">
                <w:rPr>
                  <w:color w:val="000000"/>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EF">
      <w:pPr>
        <w:rPr>
          <w:color w:val="000000"/>
          <w:sz w:val="24"/>
          <w:szCs w:val="24"/>
        </w:rPr>
      </w:pPr>
      <w:r w:rsidDel="00000000" w:rsidR="00000000" w:rsidRPr="00000000">
        <w:rPr>
          <w:rtl w:val="0"/>
        </w:rPr>
      </w:r>
    </w:p>
    <w:p w:rsidR="00000000" w:rsidDel="00000000" w:rsidP="00000000" w:rsidRDefault="00000000" w:rsidRPr="00000000" w14:paraId="000000F0">
      <w:pPr>
        <w:pStyle w:val="Heading2"/>
        <w:rPr>
          <w:color w:val="000000"/>
          <w:sz w:val="24"/>
          <w:szCs w:val="24"/>
        </w:rPr>
      </w:pPr>
      <w:bookmarkStart w:colFirst="0" w:colLast="0" w:name="_pk9oim621onf" w:id="7"/>
      <w:bookmarkEnd w:id="7"/>
      <w:r w:rsidDel="00000000" w:rsidR="00000000" w:rsidRPr="00000000">
        <w:rPr>
          <w:color w:val="000000"/>
          <w:sz w:val="24"/>
          <w:szCs w:val="24"/>
          <w:rtl w:val="0"/>
        </w:rPr>
        <w:t xml:space="preserve">Phân hệ Quản lý</w:t>
      </w:r>
    </w:p>
    <w:p w:rsidR="00000000" w:rsidDel="00000000" w:rsidP="00000000" w:rsidRDefault="00000000" w:rsidRPr="00000000" w14:paraId="000000F1">
      <w:pPr>
        <w:pStyle w:val="Heading3"/>
        <w:ind w:left="0" w:firstLine="0"/>
        <w:rPr>
          <w:rFonts w:ascii="Times New Roman" w:cs="Times New Roman" w:eastAsia="Times New Roman" w:hAnsi="Times New Roman"/>
          <w:sz w:val="24"/>
          <w:szCs w:val="24"/>
        </w:rPr>
      </w:pPr>
      <w:bookmarkStart w:colFirst="0" w:colLast="0" w:name="_zcou1s8y61gq" w:id="8"/>
      <w:bookmarkEnd w:id="8"/>
      <w:r w:rsidDel="00000000" w:rsidR="00000000" w:rsidRPr="00000000">
        <w:rPr>
          <w:rFonts w:ascii="Times New Roman" w:cs="Times New Roman" w:eastAsia="Times New Roman" w:hAnsi="Times New Roman"/>
          <w:sz w:val="24"/>
          <w:szCs w:val="24"/>
          <w:rtl w:val="0"/>
        </w:rPr>
        <w:t xml:space="preserve">1. Chức năng Xem danh sách gói bán</w:t>
      </w:r>
    </w:p>
    <w:p w:rsidR="00000000" w:rsidDel="00000000" w:rsidP="00000000" w:rsidRDefault="00000000" w:rsidRPr="00000000" w14:paraId="000000F2">
      <w:pPr>
        <w:pStyle w:val="Heading4"/>
        <w:ind w:left="0" w:firstLine="720"/>
        <w:rPr>
          <w:color w:val="000000"/>
          <w:sz w:val="24"/>
          <w:szCs w:val="24"/>
        </w:rPr>
      </w:pPr>
      <w:bookmarkStart w:colFirst="0" w:colLast="0" w:name="_bp8vrder6b4q" w:id="9"/>
      <w:bookmarkEnd w:id="9"/>
      <w:r w:rsidDel="00000000" w:rsidR="00000000" w:rsidRPr="00000000">
        <w:rPr>
          <w:color w:val="000000"/>
          <w:sz w:val="24"/>
          <w:szCs w:val="24"/>
          <w:rtl w:val="0"/>
        </w:rPr>
        <w:t xml:space="preserve">1.1 Thông tin chung </w:t>
      </w:r>
    </w:p>
    <w:tbl>
      <w:tblPr>
        <w:tblStyle w:val="Table6"/>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3">
            <w:pPr>
              <w:spacing w:after="0" w:before="240" w:line="276" w:lineRule="auto"/>
              <w:rPr>
                <w:color w:val="000000"/>
                <w:sz w:val="24"/>
                <w:szCs w:val="24"/>
              </w:rPr>
            </w:pPr>
            <w:r w:rsidDel="00000000" w:rsidR="00000000" w:rsidRPr="00000000">
              <w:rPr>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4">
            <w:pPr>
              <w:spacing w:after="0" w:before="240" w:line="276" w:lineRule="auto"/>
              <w:rPr>
                <w:color w:val="000000"/>
                <w:sz w:val="24"/>
                <w:szCs w:val="24"/>
              </w:rPr>
            </w:pPr>
            <w:r w:rsidDel="00000000" w:rsidR="00000000" w:rsidRPr="00000000">
              <w:rPr>
                <w:color w:val="000000"/>
                <w:sz w:val="24"/>
                <w:szCs w:val="24"/>
                <w:rtl w:val="0"/>
              </w:rPr>
              <w:t xml:space="preserve">Xem danh sách Gói bán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5">
            <w:pPr>
              <w:spacing w:after="0" w:before="24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6">
            <w:pPr>
              <w:spacing w:after="0" w:before="24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7">
            <w:pPr>
              <w:spacing w:after="0" w:before="24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8">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xem danh sách các gói bán hiện có trong hệ thống. Người dùng có thể tìm kiếm gói bán theo từ khóa, lọc theo trạng thái, xem thông tin chi tiết từng gói bán, thực hiện thao tác cập nhật gói bán, xem thời gian tạo, thời gian cập nhật, người tạo, người cập nhật.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after="0" w:before="240" w:line="276" w:lineRule="auto"/>
              <w:rPr>
                <w:color w:val="000000"/>
                <w:sz w:val="24"/>
                <w:szCs w:val="24"/>
              </w:rPr>
            </w:pPr>
            <w:r w:rsidDel="00000000" w:rsidR="00000000" w:rsidRPr="00000000">
              <w:rPr>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A">
            <w:pPr>
              <w:spacing w:after="0" w:before="240" w:line="276" w:lineRule="auto"/>
              <w:rPr>
                <w:color w:val="000000"/>
                <w:sz w:val="24"/>
                <w:szCs w:val="24"/>
              </w:rPr>
            </w:pPr>
            <w:r w:rsidDel="00000000" w:rsidR="00000000" w:rsidRPr="00000000">
              <w:rPr>
                <w:color w:val="000000"/>
                <w:sz w:val="24"/>
                <w:szCs w:val="24"/>
                <w:rtl w:val="0"/>
              </w:rPr>
              <w:t xml:space="preserve">Người quản trị chọn menu Product Hub -&gt; Chọn Gói bán từ hệ thống.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spacing w:after="0" w:before="240" w:line="276" w:lineRule="auto"/>
              <w:rPr>
                <w:color w:val="000000"/>
                <w:sz w:val="24"/>
                <w:szCs w:val="24"/>
              </w:rPr>
            </w:pPr>
            <w:r w:rsidDel="00000000" w:rsidR="00000000" w:rsidRPr="00000000">
              <w:rPr>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spacing w:after="0" w:before="240" w:line="276" w:lineRule="auto"/>
              <w:rPr>
                <w:color w:val="000000"/>
                <w:sz w:val="24"/>
                <w:szCs w:val="24"/>
              </w:rPr>
            </w:pPr>
            <w:r w:rsidDel="00000000" w:rsidR="00000000" w:rsidRPr="00000000">
              <w:rPr>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spacing w:after="0" w:before="240" w:line="276" w:lineRule="auto"/>
              <w:rPr>
                <w:color w:val="000000"/>
                <w:sz w:val="24"/>
                <w:szCs w:val="24"/>
              </w:rPr>
            </w:pPr>
            <w:r w:rsidDel="00000000" w:rsidR="00000000" w:rsidRPr="00000000">
              <w:rPr>
                <w:color w:val="000000"/>
                <w:sz w:val="24"/>
                <w:szCs w:val="24"/>
                <w:rtl w:val="0"/>
              </w:rPr>
              <w:t xml:space="preserve">- Người dùng đã đăng nhập hệ thống thành công.</w:t>
              <w:br w:type="textWrapping"/>
              <w:t xml:space="preserve">- Người dùng có quyền truy cập chức năng “Xem danh sách Gói bán”.</w:t>
              <w:br w:type="textWrapping"/>
              <w:t xml:space="preserve">- Dữ liệu gói bán đã tồn tại trong hệ thống.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spacing w:after="0" w:before="240" w:line="276" w:lineRule="auto"/>
              <w:rPr>
                <w:color w:val="000000"/>
                <w:sz w:val="24"/>
                <w:szCs w:val="24"/>
              </w:rPr>
            </w:pPr>
            <w:r w:rsidDel="00000000" w:rsidR="00000000" w:rsidRPr="00000000">
              <w:rPr>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spacing w:after="0" w:before="240" w:line="276" w:lineRule="auto"/>
              <w:rPr>
                <w:color w:val="000000"/>
                <w:sz w:val="24"/>
                <w:szCs w:val="24"/>
              </w:rPr>
            </w:pPr>
            <w:r w:rsidDel="00000000" w:rsidR="00000000" w:rsidRPr="00000000">
              <w:rPr>
                <w:color w:val="000000"/>
                <w:sz w:val="24"/>
                <w:szCs w:val="24"/>
                <w:rtl w:val="0"/>
              </w:rPr>
              <w:t xml:space="preserve">- Danh sách gói bán được hiển thị đầy đủ theo bộ lọc hoặc từ khóa tìm kiếm.</w:t>
              <w:br w:type="textWrapping"/>
              <w:t xml:space="preserve">- Người dùng có thể chuyển hướng sang các thao tác khác như “Tạo mới”, “Xem chi tiết”, “Chỉnh sửa” </w:t>
            </w:r>
          </w:p>
        </w:tc>
      </w:tr>
      <w:tr>
        <w:trPr>
          <w:cantSplit w:val="0"/>
          <w:trHeight w:val="22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spacing w:after="0" w:before="240" w:line="276" w:lineRule="auto"/>
              <w:rPr>
                <w:color w:val="000000"/>
                <w:sz w:val="24"/>
                <w:szCs w:val="24"/>
              </w:rPr>
            </w:pPr>
            <w:r w:rsidDel="00000000" w:rsidR="00000000" w:rsidRPr="00000000">
              <w:rPr>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2">
            <w:pPr>
              <w:spacing w:after="0" w:before="240" w:line="276" w:lineRule="auto"/>
              <w:rPr>
                <w:color w:val="000000"/>
                <w:sz w:val="24"/>
                <w:szCs w:val="24"/>
              </w:rPr>
            </w:pPr>
            <w:r w:rsidDel="00000000" w:rsidR="00000000" w:rsidRPr="00000000">
              <w:rPr>
                <w:color w:val="000000"/>
                <w:sz w:val="24"/>
                <w:szCs w:val="24"/>
                <w:rtl w:val="0"/>
              </w:rPr>
              <w:t xml:space="preserve">1. Người quản trị mở chức năng Gói bán.</w:t>
              <w:br w:type="textWrapping"/>
              <w:t xml:space="preserve">2. Hệ thống tải và hiển thị danh sách gói bán theo trang mặc định (20 bản ghi đầu tiên). </w:t>
              <w:br w:type="textWrapping"/>
              <w:t xml:space="preserve">3. Người quản trị có thể nhập từ khóa vào ô Tìm kiếm.</w:t>
              <w:br w:type="textWrapping"/>
              <w:t xml:space="preserve">4. Hệ thống trả về danh sách gói bán theo từ khóa.</w:t>
              <w:br w:type="textWrapping"/>
              <w:t xml:space="preserve">5. Người dùng chọn lọc trạng thái.</w:t>
              <w:br w:type="textWrapping"/>
              <w:t xml:space="preserve">6. Hệ thống cập nhật danh sách tương ứng với bộ lọc.</w:t>
              <w:br w:type="textWrapping"/>
              <w:t xml:space="preserve">7. Người dùng có thể nhấn icon "…" để mở menu thao tác:</w:t>
              <w:br w:type="textWrapping"/>
              <w:t xml:space="preserve">- Xem chi tiết</w:t>
              <w:br w:type="textWrapping"/>
              <w:t xml:space="preserve">- Cập nhật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3">
            <w:pPr>
              <w:spacing w:after="0" w:before="240" w:line="276" w:lineRule="auto"/>
              <w:rPr>
                <w:color w:val="000000"/>
                <w:sz w:val="24"/>
                <w:szCs w:val="24"/>
              </w:rPr>
            </w:pPr>
            <w:r w:rsidDel="00000000" w:rsidR="00000000" w:rsidRPr="00000000">
              <w:rPr>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4">
            <w:pPr>
              <w:spacing w:after="0" w:before="240" w:line="276" w:lineRule="auto"/>
              <w:rPr>
                <w:color w:val="000000"/>
                <w:sz w:val="24"/>
                <w:szCs w:val="24"/>
              </w:rPr>
            </w:pPr>
            <w:r w:rsidDel="00000000" w:rsidR="00000000" w:rsidRPr="00000000">
              <w:rPr>
                <w:color w:val="000000"/>
                <w:sz w:val="24"/>
                <w:szCs w:val="24"/>
                <w:rtl w:val="0"/>
              </w:rPr>
              <w:t xml:space="preserve">- Nếu không có dữ liệu sản phẩm -&gt; Hệ thống hiển thị thông báo “Không có dữ liệu”.</w:t>
              <w:br w:type="textWrapping"/>
              <w:t xml:space="preserve">- Nếu tìm kiếm không có kết quả -&gt; Hệ thống hiển thị “Không tìm thấy kết quả phù hợp.”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5">
            <w:pPr>
              <w:spacing w:after="0" w:before="240" w:line="276" w:lineRule="auto"/>
              <w:rPr>
                <w:color w:val="000000"/>
                <w:sz w:val="24"/>
                <w:szCs w:val="24"/>
              </w:rPr>
            </w:pPr>
            <w:r w:rsidDel="00000000" w:rsidR="00000000" w:rsidRPr="00000000">
              <w:rPr>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6">
            <w:pPr>
              <w:spacing w:after="0" w:before="240" w:line="276" w:lineRule="auto"/>
              <w:rPr>
                <w:color w:val="000000"/>
                <w:sz w:val="24"/>
                <w:szCs w:val="24"/>
              </w:rPr>
            </w:pPr>
            <w:r w:rsidDel="00000000" w:rsidR="00000000" w:rsidRPr="00000000">
              <w:rPr>
                <w:color w:val="000000"/>
                <w:sz w:val="24"/>
                <w:szCs w:val="24"/>
                <w:rtl w:val="0"/>
              </w:rPr>
              <w:t xml:space="preserve">- Người dùng không có quyền → Hiển thị “Bạn không có quyền truy cập chức năng này.”</w:t>
              <w:br w:type="textWrapping"/>
              <w:t xml:space="preserve">- Mất kết nối hoặc lỗi máy chủ khi tải danh sách → Hiển thị thông báo lỗi: “Không thể tải dữ liệu. Vui lòng thử lại sau.”</w:t>
            </w:r>
          </w:p>
        </w:tc>
      </w:tr>
      <w:tr>
        <w:trPr>
          <w:cantSplit w:val="0"/>
          <w:trHeight w:val="1721.86523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7">
            <w:pPr>
              <w:spacing w:after="0" w:before="240" w:line="276" w:lineRule="auto"/>
              <w:rPr>
                <w:color w:val="000000"/>
                <w:sz w:val="24"/>
                <w:szCs w:val="24"/>
              </w:rPr>
            </w:pPr>
            <w:r w:rsidDel="00000000" w:rsidR="00000000" w:rsidRPr="00000000">
              <w:rPr>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8">
            <w:pPr>
              <w:spacing w:after="0" w:before="240" w:line="276" w:lineRule="auto"/>
              <w:rPr>
                <w:color w:val="000000"/>
                <w:sz w:val="24"/>
                <w:szCs w:val="24"/>
              </w:rPr>
            </w:pPr>
            <w:r w:rsidDel="00000000" w:rsidR="00000000" w:rsidRPr="00000000">
              <w:rPr>
                <w:color w:val="000000"/>
                <w:sz w:val="24"/>
                <w:szCs w:val="24"/>
                <w:rtl w:val="0"/>
              </w:rPr>
              <w:t xml:space="preserve">- Quy tắc tìm kiếm: tìm theo tên gói bán, không phân biệt hoa thường</w:t>
              <w:br w:type="textWrapping"/>
              <w:t xml:space="preserve">- Thông tin “Thời gian cập nhật” và “Người cập nhật” được tự động ghi nhận mỗi khi thực hiện thao tác tạo mới/sửa.</w:t>
              <w:br w:type="textWrapping"/>
              <w:t xml:space="preserve">- Dữ liệu trong danh sách phải được phân trang, mặc định hiển thị 20 bản ghi/trang và có điều hướng trang.</w:t>
              <w:br w:type="textWrapping"/>
              <w:t xml:space="preserve">- Danh sách sản phẩm được sắp xếp theo thời gian cập nhật gần nhất.</w:t>
            </w:r>
          </w:p>
        </w:tc>
      </w:tr>
    </w:tbl>
    <w:p w:rsidR="00000000" w:rsidDel="00000000" w:rsidP="00000000" w:rsidRDefault="00000000" w:rsidRPr="00000000" w14:paraId="00000109">
      <w:pPr>
        <w:rPr>
          <w:color w:val="000000"/>
          <w:sz w:val="24"/>
          <w:szCs w:val="24"/>
        </w:rPr>
      </w:pPr>
      <w:r w:rsidDel="00000000" w:rsidR="00000000" w:rsidRPr="00000000">
        <w:rPr>
          <w:rtl w:val="0"/>
        </w:rPr>
      </w:r>
    </w:p>
    <w:p w:rsidR="00000000" w:rsidDel="00000000" w:rsidP="00000000" w:rsidRDefault="00000000" w:rsidRPr="00000000" w14:paraId="0000010A">
      <w:pPr>
        <w:pStyle w:val="Heading4"/>
        <w:rPr>
          <w:color w:val="000000"/>
          <w:sz w:val="24"/>
          <w:szCs w:val="24"/>
        </w:rPr>
      </w:pPr>
      <w:bookmarkStart w:colFirst="0" w:colLast="0" w:name="_xyc4zimptab4" w:id="10"/>
      <w:bookmarkEnd w:id="10"/>
      <w:r w:rsidDel="00000000" w:rsidR="00000000" w:rsidRPr="00000000">
        <w:rPr>
          <w:color w:val="000000"/>
          <w:sz w:val="24"/>
          <w:szCs w:val="24"/>
          <w:rtl w:val="0"/>
        </w:rPr>
        <w:t xml:space="preserve">1.2  Luồng nghiệp vụ </w:t>
      </w:r>
    </w:p>
    <w:p w:rsidR="00000000" w:rsidDel="00000000" w:rsidP="00000000" w:rsidRDefault="00000000" w:rsidRPr="00000000" w14:paraId="0000010B">
      <w:pPr>
        <w:rPr>
          <w:color w:val="000000"/>
          <w:sz w:val="24"/>
          <w:szCs w:val="24"/>
        </w:rPr>
      </w:pPr>
      <w:r w:rsidDel="00000000" w:rsidR="00000000" w:rsidRPr="00000000">
        <w:rPr>
          <w:rtl w:val="0"/>
        </w:rPr>
      </w:r>
    </w:p>
    <w:p w:rsidR="00000000" w:rsidDel="00000000" w:rsidP="00000000" w:rsidRDefault="00000000" w:rsidRPr="00000000" w14:paraId="0000010C">
      <w:pPr>
        <w:rPr>
          <w:color w:val="000000"/>
          <w:sz w:val="24"/>
          <w:szCs w:val="24"/>
        </w:rPr>
      </w:pPr>
      <w:r w:rsidDel="00000000" w:rsidR="00000000" w:rsidRPr="00000000">
        <w:rPr>
          <w:color w:val="000000"/>
          <w:sz w:val="24"/>
          <w:szCs w:val="24"/>
        </w:rPr>
        <w:drawing>
          <wp:inline distB="114300" distT="114300" distL="114300" distR="114300">
            <wp:extent cx="5273457" cy="3730006"/>
            <wp:effectExtent b="0" l="0" r="0" t="0"/>
            <wp:docPr id="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273457" cy="373000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color w:val="000000"/>
          <w:sz w:val="24"/>
          <w:szCs w:val="24"/>
        </w:rPr>
      </w:pPr>
      <w:r w:rsidDel="00000000" w:rsidR="00000000" w:rsidRPr="00000000">
        <w:rPr>
          <w:color w:val="000000"/>
          <w:sz w:val="24"/>
          <w:szCs w:val="24"/>
          <w:rtl w:val="0"/>
        </w:rPr>
        <w:t xml:space="preserve">Mô tả luồng nghiệp vụ </w:t>
      </w:r>
    </w:p>
    <w:p w:rsidR="00000000" w:rsidDel="00000000" w:rsidP="00000000" w:rsidRDefault="00000000" w:rsidRPr="00000000" w14:paraId="0000010E">
      <w:pPr>
        <w:rPr>
          <w:color w:val="000000"/>
          <w:sz w:val="24"/>
          <w:szCs w:val="24"/>
        </w:rPr>
      </w:pPr>
      <w:r w:rsidDel="00000000" w:rsidR="00000000" w:rsidRPr="00000000">
        <w:rPr>
          <w:rtl w:val="0"/>
        </w:rPr>
      </w:r>
    </w:p>
    <w:tbl>
      <w:tblPr>
        <w:tblStyle w:val="Table7"/>
        <w:tblW w:w="14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965"/>
        <w:gridCol w:w="11685"/>
        <w:tblGridChange w:id="0">
          <w:tblGrid>
            <w:gridCol w:w="1035"/>
            <w:gridCol w:w="1965"/>
            <w:gridCol w:w="116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color w:val="000000"/>
                <w:sz w:val="24"/>
                <w:szCs w:val="24"/>
              </w:rPr>
            </w:pPr>
            <w:r w:rsidDel="00000000" w:rsidR="00000000" w:rsidRPr="00000000">
              <w:rPr>
                <w:color w:val="000000"/>
                <w:sz w:val="24"/>
                <w:szCs w:val="24"/>
                <w:rtl w:val="0"/>
              </w:rPr>
              <w:t xml:space="preserve">Bước</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color w:val="000000"/>
                <w:sz w:val="24"/>
                <w:szCs w:val="24"/>
              </w:rPr>
            </w:pPr>
            <w:r w:rsidDel="00000000" w:rsidR="00000000" w:rsidRPr="00000000">
              <w:rPr>
                <w:color w:val="000000"/>
                <w:sz w:val="24"/>
                <w:szCs w:val="24"/>
                <w:rtl w:val="0"/>
              </w:rPr>
              <w:t xml:space="preserve">Mô tả</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4">
            <w:pPr>
              <w:widowControl w:val="0"/>
              <w:spacing w:after="0" w:line="276" w:lineRule="auto"/>
              <w:rPr>
                <w:color w:val="000000"/>
                <w:sz w:val="24"/>
                <w:szCs w:val="24"/>
              </w:rPr>
            </w:pPr>
            <w:r w:rsidDel="00000000" w:rsidR="00000000" w:rsidRPr="00000000">
              <w:rPr>
                <w:color w:val="000000"/>
                <w:sz w:val="24"/>
                <w:szCs w:val="24"/>
                <w:rtl w:val="0"/>
              </w:rPr>
              <w:t xml:space="preserve">Người dùng đăng nhập hệ thống ECP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7">
            <w:pPr>
              <w:widowControl w:val="0"/>
              <w:spacing w:after="0" w:line="276" w:lineRule="auto"/>
              <w:rPr>
                <w:color w:val="000000"/>
                <w:sz w:val="24"/>
                <w:szCs w:val="24"/>
              </w:rPr>
            </w:pPr>
            <w:r w:rsidDel="00000000" w:rsidR="00000000" w:rsidRPr="00000000">
              <w:rPr>
                <w:color w:val="000000"/>
                <w:sz w:val="24"/>
                <w:szCs w:val="24"/>
                <w:rtl w:val="0"/>
              </w:rPr>
              <w:t xml:space="preserve">Hiển thị màn hình trang chủ ECP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A">
            <w:pPr>
              <w:widowControl w:val="0"/>
              <w:spacing w:after="0" w:line="276" w:lineRule="auto"/>
              <w:rPr>
                <w:color w:val="000000"/>
                <w:sz w:val="24"/>
                <w:szCs w:val="24"/>
              </w:rPr>
            </w:pPr>
            <w:r w:rsidDel="00000000" w:rsidR="00000000" w:rsidRPr="00000000">
              <w:rPr>
                <w:color w:val="000000"/>
                <w:sz w:val="24"/>
                <w:szCs w:val="24"/>
                <w:rtl w:val="0"/>
              </w:rPr>
              <w:t xml:space="preserve">Chọn Tab Gói bán ở thanh điều hướng bên trái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D">
            <w:pPr>
              <w:widowControl w:val="0"/>
              <w:spacing w:after="0" w:line="276" w:lineRule="auto"/>
              <w:rPr>
                <w:color w:val="000000"/>
                <w:sz w:val="24"/>
                <w:szCs w:val="24"/>
              </w:rPr>
            </w:pPr>
            <w:r w:rsidDel="00000000" w:rsidR="00000000" w:rsidRPr="00000000">
              <w:rPr>
                <w:color w:val="000000"/>
                <w:sz w:val="24"/>
                <w:szCs w:val="24"/>
                <w:rtl w:val="0"/>
              </w:rPr>
              <w:t xml:space="preserve">Hệ thống lấy danh sách Gói bán</w:t>
            </w:r>
          </w:p>
          <w:p w:rsidR="00000000" w:rsidDel="00000000" w:rsidP="00000000" w:rsidRDefault="00000000" w:rsidRPr="00000000" w14:paraId="0000011E">
            <w:pPr>
              <w:widowControl w:val="0"/>
              <w:spacing w:after="0" w:line="276" w:lineRule="auto"/>
              <w:rPr>
                <w:color w:val="000000"/>
                <w:sz w:val="24"/>
                <w:szCs w:val="24"/>
              </w:rPr>
            </w:pPr>
            <w:r w:rsidDel="00000000" w:rsidR="00000000" w:rsidRPr="00000000">
              <w:rPr>
                <w:color w:val="000000"/>
                <w:sz w:val="24"/>
                <w:szCs w:val="24"/>
                <w:rtl w:val="0"/>
              </w:rPr>
              <w:t xml:space="preserve">Nếu thành công: Thực hiện bước 4.1</w:t>
            </w:r>
          </w:p>
          <w:p w:rsidR="00000000" w:rsidDel="00000000" w:rsidP="00000000" w:rsidRDefault="00000000" w:rsidRPr="00000000" w14:paraId="0000011F">
            <w:pPr>
              <w:widowControl w:val="0"/>
              <w:spacing w:after="0" w:line="276" w:lineRule="auto"/>
              <w:rPr>
                <w:color w:val="000000"/>
                <w:sz w:val="24"/>
                <w:szCs w:val="24"/>
              </w:rPr>
            </w:pPr>
            <w:r w:rsidDel="00000000" w:rsidR="00000000" w:rsidRPr="00000000">
              <w:rPr>
                <w:color w:val="000000"/>
                <w:sz w:val="24"/>
                <w:szCs w:val="24"/>
                <w:rtl w:val="0"/>
              </w:rPr>
              <w:t xml:space="preserve">Nếu thất bại: Thực hiện bước 4.2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right"/>
              <w:rPr>
                <w:color w:val="000000"/>
                <w:sz w:val="24"/>
                <w:szCs w:val="24"/>
              </w:rPr>
            </w:pPr>
            <w:r w:rsidDel="00000000" w:rsidR="00000000" w:rsidRPr="00000000">
              <w:rPr>
                <w:color w:val="000000"/>
                <w:sz w:val="24"/>
                <w:szCs w:val="24"/>
                <w:rtl w:val="0"/>
              </w:rPr>
              <w:t xml:space="preserve">4.1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2">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màn Danh sách gói bán</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right"/>
              <w:rPr>
                <w:color w:val="000000"/>
                <w:sz w:val="24"/>
                <w:szCs w:val="24"/>
              </w:rPr>
            </w:pPr>
            <w:r w:rsidDel="00000000" w:rsidR="00000000" w:rsidRPr="00000000">
              <w:rPr>
                <w:color w:val="000000"/>
                <w:sz w:val="24"/>
                <w:szCs w:val="24"/>
                <w:rtl w:val="0"/>
              </w:rPr>
              <w:t xml:space="preserve">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5">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thông báo lỗi:</w:t>
            </w:r>
          </w:p>
          <w:p w:rsidR="00000000" w:rsidDel="00000000" w:rsidP="00000000" w:rsidRDefault="00000000" w:rsidRPr="00000000" w14:paraId="00000126">
            <w:pPr>
              <w:widowControl w:val="0"/>
              <w:spacing w:after="0" w:line="276" w:lineRule="auto"/>
              <w:rPr>
                <w:color w:val="000000"/>
                <w:sz w:val="24"/>
                <w:szCs w:val="24"/>
              </w:rPr>
            </w:pPr>
            <w:r w:rsidDel="00000000" w:rsidR="00000000" w:rsidRPr="00000000">
              <w:rPr>
                <w:color w:val="000000"/>
                <w:sz w:val="24"/>
                <w:szCs w:val="24"/>
                <w:rtl w:val="0"/>
              </w:rPr>
              <w:t xml:space="preserve">- Lỗi hệ thống: Không tải được dữ liệu</w:t>
            </w:r>
          </w:p>
          <w:p w:rsidR="00000000" w:rsidDel="00000000" w:rsidP="00000000" w:rsidRDefault="00000000" w:rsidRPr="00000000" w14:paraId="00000127">
            <w:pPr>
              <w:widowControl w:val="0"/>
              <w:spacing w:after="0" w:line="276" w:lineRule="auto"/>
              <w:rPr>
                <w:color w:val="000000"/>
                <w:sz w:val="24"/>
                <w:szCs w:val="24"/>
              </w:rPr>
            </w:pPr>
            <w:r w:rsidDel="00000000" w:rsidR="00000000" w:rsidRPr="00000000">
              <w:rPr>
                <w:color w:val="000000"/>
                <w:sz w:val="24"/>
                <w:szCs w:val="24"/>
                <w:rtl w:val="0"/>
              </w:rPr>
              <w:t xml:space="preserve">- Người dùng không có quyền</w:t>
            </w:r>
          </w:p>
        </w:tc>
      </w:tr>
    </w:tbl>
    <w:p w:rsidR="00000000" w:rsidDel="00000000" w:rsidP="00000000" w:rsidRDefault="00000000" w:rsidRPr="00000000" w14:paraId="00000128">
      <w:pPr>
        <w:rPr>
          <w:color w:val="000000"/>
          <w:sz w:val="24"/>
          <w:szCs w:val="24"/>
        </w:rPr>
      </w:pPr>
      <w:r w:rsidDel="00000000" w:rsidR="00000000" w:rsidRPr="00000000">
        <w:rPr>
          <w:rtl w:val="0"/>
        </w:rPr>
      </w:r>
    </w:p>
    <w:p w:rsidR="00000000" w:rsidDel="00000000" w:rsidP="00000000" w:rsidRDefault="00000000" w:rsidRPr="00000000" w14:paraId="00000129">
      <w:pPr>
        <w:pStyle w:val="Heading4"/>
        <w:rPr>
          <w:color w:val="000000"/>
          <w:sz w:val="24"/>
          <w:szCs w:val="24"/>
        </w:rPr>
      </w:pPr>
      <w:bookmarkStart w:colFirst="0" w:colLast="0" w:name="_xs5kla1mwmwz" w:id="11"/>
      <w:bookmarkEnd w:id="11"/>
      <w:r w:rsidDel="00000000" w:rsidR="00000000" w:rsidRPr="00000000">
        <w:rPr>
          <w:color w:val="000000"/>
          <w:sz w:val="24"/>
          <w:szCs w:val="24"/>
          <w:rtl w:val="0"/>
        </w:rPr>
        <w:t xml:space="preserve">1.3 Giao diện</w:t>
      </w:r>
    </w:p>
    <w:p w:rsidR="00000000" w:rsidDel="00000000" w:rsidP="00000000" w:rsidRDefault="00000000" w:rsidRPr="00000000" w14:paraId="0000012A">
      <w:pPr>
        <w:pStyle w:val="Heading3"/>
        <w:ind w:left="0" w:firstLine="0"/>
        <w:rPr>
          <w:rFonts w:ascii="Times New Roman" w:cs="Times New Roman" w:eastAsia="Times New Roman" w:hAnsi="Times New Roman"/>
          <w:sz w:val="24"/>
          <w:szCs w:val="24"/>
        </w:rPr>
      </w:pPr>
      <w:bookmarkStart w:colFirst="0" w:colLast="0" w:name="_z1vozkv9pdjm" w:id="12"/>
      <w:bookmarkEnd w:id="12"/>
      <w:r w:rsidDel="00000000" w:rsidR="00000000" w:rsidRPr="00000000">
        <w:rPr>
          <w:rtl w:val="0"/>
        </w:rPr>
      </w:r>
    </w:p>
    <w:tbl>
      <w:tblPr>
        <w:tblStyle w:val="Table8"/>
        <w:tblW w:w="14985.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12B">
            <w:pPr>
              <w:rPr>
                <w:b w:val="1"/>
                <w:bCs w:val="1"/>
                <w:color w:val="000000"/>
                <w:sz w:val="24"/>
                <w:szCs w:val="24"/>
              </w:rPr>
            </w:pPr>
            <w:bookmarkStart w:colFirst="0" w:colLast="0" w:name="_o2km8iaib74z" w:id="13"/>
            <w:bookmarkEnd w:id="13"/>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12C">
            <w:pPr>
              <w:rPr>
                <w:color w:val="000000"/>
                <w:sz w:val="24"/>
                <w:szCs w:val="24"/>
              </w:rPr>
            </w:pPr>
            <w:r w:rsidDel="00000000" w:rsidR="00000000" w:rsidRPr="00000000">
              <w:rPr>
                <w:color w:val="000000"/>
                <w:sz w:val="24"/>
                <w:szCs w:val="24"/>
                <w:u w:val="single"/>
                <w:rtl w:val="0"/>
              </w:rPr>
              <w:t xml:space="preserve">Link </w:t>
            </w:r>
            <w:hyperlink r:id="rId13">
              <w:r w:rsidDel="00000000" w:rsidR="00000000" w:rsidRPr="00000000">
                <w:rPr>
                  <w:color w:val="000000"/>
                  <w:sz w:val="24"/>
                  <w:szCs w:val="24"/>
                  <w:u w:val="single"/>
                  <w:rtl w:val="0"/>
                </w:rPr>
                <w:t xml:space="preserve">Figma</w:t>
              </w:r>
            </w:hyperlink>
            <w:r w:rsidDel="00000000" w:rsidR="00000000" w:rsidRPr="00000000">
              <w:rPr>
                <w:rtl w:val="0"/>
              </w:rPr>
            </w:r>
          </w:p>
        </w:tc>
      </w:tr>
    </w:tbl>
    <w:p w:rsidR="00000000" w:rsidDel="00000000" w:rsidP="00000000" w:rsidRDefault="00000000" w:rsidRPr="00000000" w14:paraId="0000012D">
      <w:pPr>
        <w:numPr>
          <w:ilvl w:val="0"/>
          <w:numId w:val="44"/>
        </w:numPr>
        <w:spacing w:after="0" w:afterAutospacing="0" w:before="6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12E">
      <w:pPr>
        <w:numPr>
          <w:ilvl w:val="0"/>
          <w:numId w:val="71"/>
        </w:numPr>
        <w:spacing w:after="60" w:before="0" w:beforeAutospacing="0" w:line="276" w:lineRule="auto"/>
        <w:ind w:left="1440" w:hanging="360"/>
        <w:rPr>
          <w:b w:val="1"/>
          <w:bCs w:val="1"/>
          <w:color w:val="000000"/>
          <w:sz w:val="24"/>
          <w:szCs w:val="24"/>
        </w:rPr>
      </w:pPr>
      <w:r w:rsidDel="00000000" w:rsidR="00000000" w:rsidRPr="00000000">
        <w:rPr>
          <w:b w:val="1"/>
          <w:bCs w:val="1"/>
          <w:color w:val="000000"/>
          <w:sz w:val="24"/>
          <w:szCs w:val="24"/>
          <w:rtl w:val="0"/>
        </w:rPr>
        <w:t xml:space="preserve">Bộ lọc trạng thái </w:t>
      </w:r>
    </w:p>
    <w:p w:rsidR="00000000" w:rsidDel="00000000" w:rsidP="00000000" w:rsidRDefault="00000000" w:rsidRPr="00000000" w14:paraId="0000012F">
      <w:pPr>
        <w:spacing w:after="60" w:before="60" w:lineRule="auto"/>
        <w:ind w:left="360" w:firstLine="0"/>
        <w:rPr>
          <w:b w:val="1"/>
          <w:bCs w:val="1"/>
          <w:color w:val="000000"/>
          <w:sz w:val="24"/>
          <w:szCs w:val="24"/>
        </w:rPr>
      </w:pPr>
      <w:r w:rsidDel="00000000" w:rsidR="00000000" w:rsidRPr="00000000">
        <w:rPr>
          <w:b w:val="1"/>
          <w:bCs w:val="1"/>
          <w:color w:val="000000"/>
          <w:sz w:val="24"/>
          <w:szCs w:val="24"/>
        </w:rPr>
        <w:drawing>
          <wp:inline distB="114300" distT="114300" distL="114300" distR="114300">
            <wp:extent cx="3295650" cy="2019300"/>
            <wp:effectExtent b="0" l="0" r="0" t="0"/>
            <wp:docPr id="41"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32956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60" w:before="60" w:lineRule="auto"/>
        <w:ind w:left="360" w:firstLine="0"/>
        <w:rPr>
          <w:b w:val="1"/>
          <w:bCs w:val="1"/>
          <w:color w:val="000000"/>
          <w:sz w:val="24"/>
          <w:szCs w:val="24"/>
        </w:rPr>
      </w:pPr>
      <w:r w:rsidDel="00000000" w:rsidR="00000000" w:rsidRPr="00000000">
        <w:rPr>
          <w:b w:val="1"/>
          <w:bCs w:val="1"/>
          <w:color w:val="000000"/>
          <w:sz w:val="24"/>
          <w:szCs w:val="24"/>
        </w:rPr>
        <w:drawing>
          <wp:inline distB="114300" distT="114300" distL="114300" distR="114300">
            <wp:extent cx="7634288" cy="6024175"/>
            <wp:effectExtent b="0" l="0" r="0" t="0"/>
            <wp:docPr id="3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7634288" cy="60241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44"/>
        </w:numPr>
        <w:spacing w:after="60" w:before="60" w:line="276" w:lineRule="auto"/>
        <w:ind w:left="720" w:hanging="360"/>
        <w:rPr>
          <w:b w:val="1"/>
          <w:bCs w:val="1"/>
          <w:i w:val="1"/>
          <w:iCs w:val="1"/>
          <w:color w:val="000000"/>
          <w:sz w:val="24"/>
          <w:szCs w:val="24"/>
        </w:rPr>
      </w:pPr>
      <w:r w:rsidDel="00000000" w:rsidR="00000000" w:rsidRPr="00000000">
        <w:rPr>
          <w:b w:val="1"/>
          <w:bCs w:val="1"/>
          <w:i w:val="1"/>
          <w:iCs w:val="1"/>
          <w:color w:val="000000"/>
          <w:sz w:val="24"/>
          <w:szCs w:val="24"/>
          <w:rtl w:val="0"/>
        </w:rPr>
        <w:t xml:space="preserve">Mô tả trường dữ </w:t>
      </w:r>
      <w:r w:rsidDel="00000000" w:rsidR="00000000" w:rsidRPr="00000000">
        <w:rPr>
          <w:b w:val="1"/>
          <w:bCs w:val="1"/>
          <w:i w:val="1"/>
          <w:iCs w:val="1"/>
          <w:color w:val="000000"/>
          <w:sz w:val="24"/>
          <w:szCs w:val="24"/>
          <w:rtl w:val="0"/>
        </w:rPr>
        <w:t xml:space="preserve">liệu</w:t>
      </w:r>
      <w:r w:rsidDel="00000000" w:rsidR="00000000" w:rsidRPr="00000000">
        <w:rPr>
          <w:rtl w:val="0"/>
        </w:rPr>
      </w:r>
    </w:p>
    <w:tbl>
      <w:tblPr>
        <w:tblStyle w:val="Table9"/>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62.0000000000002"/>
        <w:gridCol w:w="1982.9999999999998"/>
        <w:gridCol w:w="1455"/>
        <w:gridCol w:w="1200"/>
        <w:gridCol w:w="1545"/>
        <w:gridCol w:w="8010"/>
        <w:tblGridChange w:id="0">
          <w:tblGrid>
            <w:gridCol w:w="762.0000000000002"/>
            <w:gridCol w:w="1982.9999999999998"/>
            <w:gridCol w:w="1455"/>
            <w:gridCol w:w="1200"/>
            <w:gridCol w:w="1545"/>
            <w:gridCol w:w="8010"/>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132">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133">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134">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135">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136">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13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739.74609375"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numPr>
                <w:ilvl w:val="0"/>
                <w:numId w:val="40"/>
              </w:numPr>
              <w:spacing w:after="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Header: Bao gồm tiêu đề, các chức năng search/sort và các button chức năng </w:t>
            </w:r>
          </w:p>
        </w:tc>
      </w:tr>
      <w:tr>
        <w:trPr>
          <w:cantSplit w:val="0"/>
          <w:trHeight w:val="739.7460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right"/>
              <w:rPr>
                <w:color w:val="000000"/>
                <w:sz w:val="24"/>
                <w:szCs w:val="24"/>
              </w:rPr>
            </w:pPr>
            <w:r w:rsidDel="00000000" w:rsidR="00000000" w:rsidRPr="00000000">
              <w:rPr>
                <w:color w:val="000000"/>
                <w:sz w:val="24"/>
                <w:szCs w:val="24"/>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color w:val="000000"/>
                <w:sz w:val="24"/>
                <w:szCs w:val="24"/>
              </w:rPr>
            </w:pPr>
            <w:r w:rsidDel="00000000" w:rsidR="00000000" w:rsidRPr="00000000">
              <w:rPr>
                <w:color w:val="000000"/>
                <w:sz w:val="24"/>
                <w:szCs w:val="24"/>
                <w:rtl w:val="0"/>
              </w:rPr>
              <w:t xml:space="preserve">Tiêu đề “Danh sách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color w:val="000000"/>
                <w:sz w:val="24"/>
                <w:szCs w:val="24"/>
              </w:rPr>
            </w:pPr>
            <w:r w:rsidDel="00000000" w:rsidR="00000000" w:rsidRPr="00000000">
              <w:rPr>
                <w:color w:val="000000"/>
                <w:sz w:val="24"/>
                <w:szCs w:val="24"/>
                <w:rtl w:val="0"/>
              </w:rPr>
              <w:t xml:space="preserve">Heading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after="0" w:line="276" w:lineRule="auto"/>
              <w:rPr>
                <w:color w:val="000000"/>
                <w:sz w:val="24"/>
                <w:szCs w:val="24"/>
              </w:rPr>
            </w:pPr>
            <w:r w:rsidDel="00000000" w:rsidR="00000000" w:rsidRPr="00000000">
              <w:rPr>
                <w:color w:val="000000"/>
                <w:sz w:val="24"/>
                <w:szCs w:val="24"/>
                <w:rtl w:val="0"/>
              </w:rPr>
              <w:t xml:space="preserve">Hiển thị tiêu đề màn hình hiện tại, giúp người dùng nhận biết ngữ cảnh đang thao tác thuộc module gói bán.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right"/>
              <w:rPr>
                <w:color w:val="000000"/>
                <w:sz w:val="24"/>
                <w:szCs w:val="24"/>
              </w:rPr>
            </w:pPr>
            <w:r w:rsidDel="00000000" w:rsidR="00000000" w:rsidRPr="00000000">
              <w:rPr>
                <w:color w:val="000000"/>
                <w:sz w:val="24"/>
                <w:szCs w:val="24"/>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color w:val="000000"/>
                <w:sz w:val="24"/>
                <w:szCs w:val="24"/>
              </w:rPr>
            </w:pPr>
            <w:r w:rsidDel="00000000" w:rsidR="00000000" w:rsidRPr="00000000">
              <w:rPr>
                <w:color w:val="000000"/>
                <w:sz w:val="24"/>
                <w:szCs w:val="24"/>
                <w:rtl w:val="0"/>
              </w:rPr>
              <w:t xml:space="preserve">Ô tìm kiếm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color w:val="000000"/>
                <w:sz w:val="24"/>
                <w:szCs w:val="24"/>
              </w:rPr>
            </w:pPr>
            <w:r w:rsidDel="00000000" w:rsidR="00000000" w:rsidRPr="00000000">
              <w:rPr>
                <w:color w:val="000000"/>
                <w:sz w:val="24"/>
                <w:szCs w:val="24"/>
                <w:rtl w:val="0"/>
              </w:rPr>
              <w:t xml:space="preserve">Text 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color w:val="000000"/>
                <w:sz w:val="24"/>
                <w:szCs w:val="24"/>
              </w:rPr>
            </w:pPr>
            <w:r w:rsidDel="00000000" w:rsidR="00000000" w:rsidRPr="00000000">
              <w:rPr>
                <w:color w:val="000000"/>
                <w:sz w:val="24"/>
                <w:szCs w:val="24"/>
                <w:rtl w:val="0"/>
              </w:rPr>
              <w:t xml:space="preserve">Placeholder: “Tìm kiếm gói bán”.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9">
            <w:pPr>
              <w:widowControl w:val="0"/>
              <w:spacing w:after="0" w:line="276" w:lineRule="auto"/>
              <w:rPr>
                <w:color w:val="000000"/>
                <w:sz w:val="24"/>
                <w:szCs w:val="24"/>
              </w:rPr>
            </w:pPr>
            <w:r w:rsidDel="00000000" w:rsidR="00000000" w:rsidRPr="00000000">
              <w:rPr>
                <w:color w:val="000000"/>
                <w:sz w:val="24"/>
                <w:szCs w:val="24"/>
                <w:rtl w:val="0"/>
              </w:rPr>
              <w:t xml:space="preserve">- Search theo tên gói bán, hỗ trợ partial match, không phân biệt hoa thường, khi Enter hoặc bấm Tìm kiếm thì trả ra kết quả ở bảng bên dưới </w:t>
            </w:r>
          </w:p>
          <w:p w:rsidR="00000000" w:rsidDel="00000000" w:rsidP="00000000" w:rsidRDefault="00000000" w:rsidRPr="00000000" w14:paraId="0000014A">
            <w:pPr>
              <w:widowControl w:val="0"/>
              <w:spacing w:after="0" w:line="276" w:lineRule="auto"/>
              <w:rPr>
                <w:color w:val="000000"/>
                <w:sz w:val="24"/>
                <w:szCs w:val="24"/>
              </w:rPr>
            </w:pPr>
            <w:r w:rsidDel="00000000" w:rsidR="00000000" w:rsidRPr="00000000">
              <w:rPr>
                <w:rFonts w:ascii="Caudex" w:cs="Caudex" w:eastAsia="Caudex" w:hAnsi="Caudex"/>
                <w:color w:val="000000"/>
                <w:sz w:val="24"/>
                <w:szCs w:val="24"/>
                <w:rtl w:val="0"/>
              </w:rPr>
              <w:t xml:space="preserve">- Nếu không có kết quả → hiển thị thông báo “Không tìm thấy kết quả phù hợp.”</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jc w:val="right"/>
              <w:rPr>
                <w:color w:val="000000"/>
                <w:sz w:val="24"/>
                <w:szCs w:val="24"/>
              </w:rPr>
            </w:pPr>
            <w:r w:rsidDel="00000000" w:rsidR="00000000" w:rsidRPr="00000000">
              <w:rPr>
                <w:color w:val="000000"/>
                <w:sz w:val="24"/>
                <w:szCs w:val="24"/>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color w:val="000000"/>
                <w:sz w:val="24"/>
                <w:szCs w:val="24"/>
              </w:rPr>
            </w:pPr>
            <w:r w:rsidDel="00000000" w:rsidR="00000000" w:rsidRPr="00000000">
              <w:rPr>
                <w:color w:val="000000"/>
                <w:sz w:val="24"/>
                <w:szCs w:val="24"/>
                <w:rtl w:val="0"/>
              </w:rPr>
              <w:t xml:space="preserve">Nút “Tìm kiếm”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after="0" w:line="276" w:lineRule="auto"/>
              <w:rPr>
                <w:color w:val="000000"/>
                <w:sz w:val="24"/>
                <w:szCs w:val="24"/>
              </w:rPr>
            </w:pPr>
            <w:r w:rsidDel="00000000" w:rsidR="00000000" w:rsidRPr="00000000">
              <w:rPr>
                <w:color w:val="000000"/>
                <w:sz w:val="24"/>
                <w:szCs w:val="24"/>
                <w:rtl w:val="0"/>
              </w:rPr>
              <w:t xml:space="preserve">Khi nhấn, hệ thống lọc danh sách gói bán theo từ khóa nhập trong ô tìm kiếm.</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jc w:val="right"/>
              <w:rPr>
                <w:color w:val="000000"/>
                <w:sz w:val="24"/>
                <w:szCs w:val="24"/>
              </w:rPr>
            </w:pPr>
            <w:r w:rsidDel="00000000" w:rsidR="00000000" w:rsidRPr="00000000">
              <w:rPr>
                <w:color w:val="000000"/>
                <w:sz w:val="24"/>
                <w:szCs w:val="24"/>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color w:val="000000"/>
                <w:sz w:val="24"/>
                <w:szCs w:val="24"/>
              </w:rPr>
            </w:pPr>
            <w:r w:rsidDel="00000000" w:rsidR="00000000" w:rsidRPr="00000000">
              <w:rPr>
                <w:color w:val="000000"/>
                <w:sz w:val="24"/>
                <w:szCs w:val="24"/>
                <w:rtl w:val="0"/>
              </w:rPr>
              <w:t xml:space="preserve">Bộ lọc “Trạng thái”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color w:val="000000"/>
                <w:sz w:val="24"/>
                <w:szCs w:val="24"/>
              </w:rPr>
            </w:pPr>
            <w:r w:rsidDel="00000000" w:rsidR="00000000" w:rsidRPr="00000000">
              <w:rPr>
                <w:color w:val="000000"/>
                <w:sz w:val="24"/>
                <w:szCs w:val="24"/>
                <w:rtl w:val="0"/>
              </w:rPr>
              <w:t xml:space="preserve">Dropdown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color w:val="000000"/>
                <w:sz w:val="24"/>
                <w:szCs w:val="24"/>
              </w:rPr>
            </w:pPr>
            <w:r w:rsidDel="00000000" w:rsidR="00000000" w:rsidRPr="00000000">
              <w:rPr>
                <w:color w:val="000000"/>
                <w:sz w:val="24"/>
                <w:szCs w:val="24"/>
                <w:rtl w:val="0"/>
              </w:rPr>
              <w:t xml:space="preserve">Hoạt động + Ngưng hoạt động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6">
            <w:pPr>
              <w:widowControl w:val="0"/>
              <w:spacing w:after="0" w:line="276" w:lineRule="auto"/>
              <w:rPr>
                <w:color w:val="000000"/>
                <w:sz w:val="24"/>
                <w:szCs w:val="24"/>
              </w:rPr>
            </w:pPr>
            <w:r w:rsidDel="00000000" w:rsidR="00000000" w:rsidRPr="00000000">
              <w:rPr>
                <w:color w:val="000000"/>
                <w:sz w:val="24"/>
                <w:szCs w:val="24"/>
                <w:rtl w:val="0"/>
              </w:rPr>
              <w:t xml:space="preserve">- Cho phép lọc danh sách gói bán theo trạng thái hoạt động.</w:t>
              <w:br w:type="textWrapping"/>
              <w:t xml:space="preserve">- Các trạng thái của gói bán:</w:t>
              <w:br w:type="textWrapping"/>
              <w:t xml:space="preserve">+ Hoạt động</w:t>
              <w:br w:type="textWrapping"/>
              <w:t xml:space="preserve">+ Không hoạt động</w:t>
              <w:br w:type="textWrapping"/>
              <w:t xml:space="preserve">- Khi click chọn trạng thái trong ô, hệ thống tự động trả lên giao diện các gói bán theo đúng trạng thái vừa chọn, không cần click Tìm kiếm.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jc w:val="right"/>
              <w:rPr>
                <w:color w:val="000000"/>
                <w:sz w:val="24"/>
                <w:szCs w:val="24"/>
              </w:rPr>
            </w:pPr>
            <w:r w:rsidDel="00000000" w:rsidR="00000000" w:rsidRPr="00000000">
              <w:rPr>
                <w:color w:val="000000"/>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color w:val="000000"/>
                <w:sz w:val="24"/>
                <w:szCs w:val="24"/>
              </w:rPr>
            </w:pPr>
            <w:r w:rsidDel="00000000" w:rsidR="00000000" w:rsidRPr="00000000">
              <w:rPr>
                <w:color w:val="000000"/>
                <w:sz w:val="24"/>
                <w:szCs w:val="24"/>
                <w:rtl w:val="0"/>
              </w:rPr>
              <w:t xml:space="preserve">Nút “+ Tạo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C">
            <w:pPr>
              <w:widowControl w:val="0"/>
              <w:spacing w:after="0" w:line="276" w:lineRule="auto"/>
              <w:rPr>
                <w:color w:val="000000"/>
                <w:sz w:val="24"/>
                <w:szCs w:val="24"/>
              </w:rPr>
            </w:pPr>
            <w:r w:rsidDel="00000000" w:rsidR="00000000" w:rsidRPr="00000000">
              <w:rPr>
                <w:color w:val="000000"/>
                <w:sz w:val="24"/>
                <w:szCs w:val="24"/>
                <w:rtl w:val="0"/>
              </w:rPr>
              <w:t xml:space="preserve">Hiển thị ở góc phải phía trên bảng. Khi nhấn, điều hướng đến màn hình Tạo gói bán mới (chức năng </w:t>
            </w:r>
            <w:r w:rsidDel="00000000" w:rsidR="00000000" w:rsidRPr="00000000">
              <w:rPr>
                <w:b w:val="1"/>
                <w:bCs w:val="1"/>
                <w:color w:val="000000"/>
                <w:sz w:val="24"/>
                <w:szCs w:val="24"/>
                <w:rtl w:val="0"/>
              </w:rPr>
              <w:t xml:space="preserve">Tạo mới gói bán</w:t>
            </w:r>
            <w:r w:rsidDel="00000000" w:rsidR="00000000" w:rsidRPr="00000000">
              <w:rPr>
                <w:color w:val="000000"/>
                <w:sz w:val="24"/>
                <w:szCs w:val="24"/>
                <w:rtl w:val="0"/>
              </w:rPr>
              <w:t xml:space="preserve"> bên dưới) </w:t>
            </w:r>
          </w:p>
        </w:tc>
      </w:tr>
      <w:tr>
        <w:trPr>
          <w:cantSplit w:val="0"/>
          <w:trHeight w:val="449"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b w:val="1"/>
                <w:bCs w:val="1"/>
                <w:color w:val="000000"/>
                <w:sz w:val="24"/>
                <w:szCs w:val="24"/>
              </w:rPr>
            </w:pPr>
            <w:r w:rsidDel="00000000" w:rsidR="00000000" w:rsidRPr="00000000">
              <w:rPr>
                <w:b w:val="1"/>
                <w:bCs w:val="1"/>
                <w:color w:val="000000"/>
                <w:sz w:val="24"/>
                <w:szCs w:val="24"/>
                <w:rtl w:val="0"/>
              </w:rPr>
              <w:t xml:space="preserve">2.Bảng (dạng grid) danh sách gói bán: Liệt kê các gói bán trên hệ thống và các thông tin của gói bán dưới dạng bảng </w:t>
            </w:r>
          </w:p>
          <w:p w:rsidR="00000000" w:rsidDel="00000000" w:rsidP="00000000" w:rsidRDefault="00000000" w:rsidRPr="00000000" w14:paraId="0000015E">
            <w:pPr>
              <w:widowControl w:val="0"/>
              <w:spacing w:after="0" w:line="276" w:lineRule="auto"/>
              <w:rPr>
                <w:b w:val="1"/>
                <w:bCs w:val="1"/>
                <w:color w:val="000000"/>
                <w:sz w:val="24"/>
                <w:szCs w:val="24"/>
              </w:rPr>
            </w:pPr>
            <w:r w:rsidDel="00000000" w:rsidR="00000000" w:rsidRPr="00000000">
              <w:rPr>
                <w:b w:val="1"/>
                <w:bCs w:val="1"/>
                <w:color w:val="000000"/>
                <w:sz w:val="24"/>
                <w:szCs w:val="24"/>
                <w:rtl w:val="0"/>
              </w:rPr>
              <w:t xml:space="preserve">Mặc định sort các bản ghi </w:t>
            </w:r>
            <w:r w:rsidDel="00000000" w:rsidR="00000000" w:rsidRPr="00000000">
              <w:rPr>
                <w:b w:val="1"/>
                <w:bCs w:val="1"/>
                <w:color w:val="ff0000"/>
                <w:sz w:val="24"/>
                <w:szCs w:val="24"/>
                <w:rtl w:val="0"/>
              </w:rPr>
              <w:t xml:space="preserve">theo thời gian cập nhật </w:t>
            </w:r>
            <w:r w:rsidDel="00000000" w:rsidR="00000000" w:rsidRPr="00000000">
              <w:rPr>
                <w:rFonts w:ascii="Cardo" w:cs="Cardo" w:eastAsia="Cardo" w:hAnsi="Cardo"/>
                <w:b w:val="1"/>
                <w:bCs w:val="1"/>
                <w:color w:val="000000"/>
                <w:sz w:val="24"/>
                <w:szCs w:val="24"/>
                <w:rtl w:val="0"/>
              </w:rPr>
              <w:t xml:space="preserve">DESC (latest → oldest)</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center"/>
              <w:rPr>
                <w:color w:val="000000"/>
                <w:sz w:val="24"/>
                <w:szCs w:val="24"/>
              </w:rPr>
            </w:pPr>
            <w:r w:rsidDel="00000000" w:rsidR="00000000" w:rsidRPr="00000000">
              <w:rPr>
                <w:color w:val="000000"/>
                <w:sz w:val="24"/>
                <w:szCs w:val="24"/>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color w:val="000000"/>
                <w:sz w:val="24"/>
                <w:szCs w:val="24"/>
              </w:rPr>
            </w:pPr>
            <w:r w:rsidDel="00000000" w:rsidR="00000000" w:rsidRPr="00000000">
              <w:rPr>
                <w:color w:val="000000"/>
                <w:sz w:val="24"/>
                <w:szCs w:val="24"/>
                <w:rtl w:val="0"/>
              </w:rPr>
              <w:t xml:space="preserve">STT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9">
            <w:pPr>
              <w:widowControl w:val="0"/>
              <w:spacing w:after="0" w:line="276" w:lineRule="auto"/>
              <w:rPr>
                <w:color w:val="000000"/>
                <w:sz w:val="24"/>
                <w:szCs w:val="24"/>
              </w:rPr>
            </w:pPr>
            <w:r w:rsidDel="00000000" w:rsidR="00000000" w:rsidRPr="00000000">
              <w:rPr>
                <w:color w:val="000000"/>
                <w:sz w:val="24"/>
                <w:szCs w:val="24"/>
                <w:rtl w:val="0"/>
              </w:rPr>
              <w:t xml:space="preserve">STT được đánh liên tục trên tất cả các trang.</w:t>
            </w:r>
          </w:p>
        </w:tc>
      </w:tr>
      <w:tr>
        <w:trPr>
          <w:cantSplit w:val="0"/>
          <w:trHeight w:val="449" w:hRule="atLeast"/>
          <w:tblHeader w:val="0"/>
        </w:trPr>
        <w:tc>
          <w:tcPr>
            <w:tcBorders>
              <w:top w:color="cccccc" w:space="0" w:sz="6" w:val="single"/>
              <w:right w:color="cccccc" w:space="0" w:sz="6" w:val="single"/>
            </w:tcBorders>
            <w:shd w:fill="ffffff" w:val="clear"/>
            <w:vAlign w:val="center"/>
          </w:tcPr>
          <w:p w:rsidR="00000000" w:rsidDel="00000000" w:rsidP="00000000" w:rsidRDefault="00000000" w:rsidRPr="00000000" w14:paraId="0000016A">
            <w:pPr>
              <w:spacing w:after="60" w:before="60" w:line="276" w:lineRule="auto"/>
              <w:jc w:val="center"/>
              <w:rPr>
                <w:color w:val="000000"/>
                <w:sz w:val="24"/>
                <w:szCs w:val="24"/>
              </w:rPr>
            </w:pPr>
            <w:r w:rsidDel="00000000" w:rsidR="00000000" w:rsidRPr="00000000">
              <w:rPr>
                <w:color w:val="000000"/>
                <w:sz w:val="24"/>
                <w:szCs w:val="24"/>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color w:val="000000"/>
                <w:sz w:val="24"/>
                <w:szCs w:val="24"/>
              </w:rPr>
            </w:pPr>
            <w:r w:rsidDel="00000000" w:rsidR="00000000" w:rsidRPr="00000000">
              <w:rPr>
                <w:color w:val="000000"/>
                <w:sz w:val="24"/>
                <w:szCs w:val="24"/>
                <w:rtl w:val="0"/>
              </w:rPr>
              <w:t xml:space="preserve">Tên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F">
            <w:pPr>
              <w:widowControl w:val="0"/>
              <w:spacing w:after="0" w:line="276" w:lineRule="auto"/>
              <w:rPr>
                <w:color w:val="000000"/>
                <w:sz w:val="24"/>
                <w:szCs w:val="24"/>
              </w:rPr>
            </w:pPr>
            <w:r w:rsidDel="00000000" w:rsidR="00000000" w:rsidRPr="00000000">
              <w:rPr>
                <w:color w:val="000000"/>
                <w:sz w:val="24"/>
                <w:szCs w:val="24"/>
                <w:rtl w:val="0"/>
              </w:rPr>
              <w:t xml:space="preserve">Tên hiển thị của gói bán</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170">
            <w:pPr>
              <w:spacing w:after="60" w:before="60" w:line="276" w:lineRule="auto"/>
              <w:jc w:val="center"/>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color w:val="000000"/>
                <w:sz w:val="24"/>
                <w:szCs w:val="24"/>
              </w:rPr>
            </w:pPr>
            <w:r w:rsidDel="00000000" w:rsidR="00000000" w:rsidRPr="00000000">
              <w:rPr>
                <w:color w:val="000000"/>
                <w:sz w:val="24"/>
                <w:szCs w:val="24"/>
                <w:rtl w:val="0"/>
              </w:rPr>
              <w:t xml:space="preserve">Trạng thái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5">
            <w:pPr>
              <w:widowControl w:val="0"/>
              <w:spacing w:after="0" w:line="276" w:lineRule="auto"/>
              <w:rPr>
                <w:color w:val="000000"/>
                <w:sz w:val="24"/>
                <w:szCs w:val="24"/>
              </w:rPr>
            </w:pPr>
            <w:r w:rsidDel="00000000" w:rsidR="00000000" w:rsidRPr="00000000">
              <w:rPr>
                <w:color w:val="000000"/>
                <w:sz w:val="24"/>
                <w:szCs w:val="24"/>
                <w:rtl w:val="0"/>
              </w:rPr>
              <w:t xml:space="preserve">Hiển thị trạng thái của gói bán: hoạt động hay không hoạt động.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176">
            <w:pPr>
              <w:spacing w:after="60" w:before="60" w:line="276" w:lineRule="auto"/>
              <w:jc w:val="center"/>
              <w:rPr>
                <w:color w:val="000000"/>
                <w:sz w:val="24"/>
                <w:szCs w:val="24"/>
              </w:rPr>
            </w:pPr>
            <w:r w:rsidDel="00000000" w:rsidR="00000000" w:rsidRPr="00000000">
              <w:rPr>
                <w:color w:val="000000"/>
                <w:sz w:val="24"/>
                <w:szCs w:val="24"/>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color w:val="000000"/>
                <w:sz w:val="24"/>
                <w:szCs w:val="24"/>
              </w:rPr>
            </w:pPr>
            <w:r w:rsidDel="00000000" w:rsidR="00000000" w:rsidRPr="00000000">
              <w:rPr>
                <w:color w:val="000000"/>
                <w:sz w:val="24"/>
                <w:szCs w:val="24"/>
                <w:rtl w:val="0"/>
              </w:rPr>
              <w:t xml:space="preserve">Thời gian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color w:val="000000"/>
                <w:sz w:val="24"/>
                <w:szCs w:val="24"/>
              </w:rPr>
            </w:pPr>
            <w:r w:rsidDel="00000000" w:rsidR="00000000" w:rsidRPr="00000000">
              <w:rPr>
                <w:color w:val="000000"/>
                <w:sz w:val="24"/>
                <w:szCs w:val="24"/>
                <w:rtl w:val="0"/>
              </w:rPr>
              <w:t xml:space="preserve">Tự sinh mỗi khi cập nhật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B">
            <w:pPr>
              <w:widowControl w:val="0"/>
              <w:spacing w:after="0" w:line="276" w:lineRule="auto"/>
              <w:rPr>
                <w:color w:val="000000"/>
                <w:sz w:val="24"/>
                <w:szCs w:val="24"/>
              </w:rPr>
            </w:pPr>
            <w:r w:rsidDel="00000000" w:rsidR="00000000" w:rsidRPr="00000000">
              <w:rPr>
                <w:color w:val="000000"/>
                <w:sz w:val="24"/>
                <w:szCs w:val="24"/>
                <w:rtl w:val="0"/>
              </w:rPr>
              <w:t xml:space="preserve">Hiển thị thời gian cập nhật gần nhất, định dạng dd/MM/yyyy HH:mm, dạng datetime 24h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17C">
            <w:pPr>
              <w:spacing w:after="60" w:before="60" w:line="276" w:lineRule="auto"/>
              <w:jc w:val="center"/>
              <w:rPr>
                <w:color w:val="000000"/>
                <w:sz w:val="24"/>
                <w:szCs w:val="24"/>
              </w:rPr>
            </w:pPr>
            <w:r w:rsidDel="00000000" w:rsidR="00000000" w:rsidRPr="00000000">
              <w:rPr>
                <w:color w:val="000000"/>
                <w:sz w:val="24"/>
                <w:szCs w:val="24"/>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color w:val="000000"/>
                <w:sz w:val="24"/>
                <w:szCs w:val="24"/>
              </w:rPr>
            </w:pPr>
            <w:r w:rsidDel="00000000" w:rsidR="00000000" w:rsidRPr="00000000">
              <w:rPr>
                <w:color w:val="000000"/>
                <w:sz w:val="24"/>
                <w:szCs w:val="24"/>
                <w:rtl w:val="0"/>
              </w:rPr>
              <w:t xml:space="preserve">Người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widowControl w:val="0"/>
              <w:spacing w:after="0" w:line="276" w:lineRule="auto"/>
              <w:rPr>
                <w:color w:val="000000"/>
                <w:sz w:val="24"/>
                <w:szCs w:val="24"/>
              </w:rPr>
            </w:pPr>
            <w:r w:rsidDel="00000000" w:rsidR="00000000" w:rsidRPr="00000000">
              <w:rPr>
                <w:color w:val="000000"/>
                <w:sz w:val="24"/>
                <w:szCs w:val="24"/>
                <w:rtl w:val="0"/>
              </w:rPr>
              <w:t xml:space="preserve">Hiển thị username người dùng thực hiện cập nhật gần nhất</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182">
            <w:pPr>
              <w:spacing w:after="60" w:before="60" w:line="276" w:lineRule="auto"/>
              <w:jc w:val="center"/>
              <w:rPr>
                <w:color w:val="000000"/>
                <w:sz w:val="24"/>
                <w:szCs w:val="24"/>
              </w:rPr>
            </w:pPr>
            <w:r w:rsidDel="00000000" w:rsidR="00000000" w:rsidRPr="00000000">
              <w:rPr>
                <w:color w:val="000000"/>
                <w:sz w:val="24"/>
                <w:szCs w:val="24"/>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color w:val="000000"/>
                <w:sz w:val="24"/>
                <w:szCs w:val="24"/>
              </w:rPr>
            </w:pPr>
            <w:r w:rsidDel="00000000" w:rsidR="00000000" w:rsidRPr="00000000">
              <w:rPr>
                <w:color w:val="000000"/>
                <w:sz w:val="24"/>
                <w:szCs w:val="24"/>
                <w:rtl w:val="0"/>
              </w:rPr>
              <w:t xml:space="preserve">Thời gian tạo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color w:val="000000"/>
                <w:sz w:val="24"/>
                <w:szCs w:val="24"/>
              </w:rPr>
            </w:pPr>
            <w:r w:rsidDel="00000000" w:rsidR="00000000" w:rsidRPr="00000000">
              <w:rPr>
                <w:color w:val="000000"/>
                <w:sz w:val="24"/>
                <w:szCs w:val="24"/>
                <w:rtl w:val="0"/>
              </w:rPr>
              <w:t xml:space="preserve">Tự sinh khi tạo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7">
            <w:pPr>
              <w:widowControl w:val="0"/>
              <w:spacing w:after="0" w:line="276" w:lineRule="auto"/>
              <w:rPr>
                <w:color w:val="000000"/>
                <w:sz w:val="24"/>
                <w:szCs w:val="24"/>
              </w:rPr>
            </w:pPr>
            <w:r w:rsidDel="00000000" w:rsidR="00000000" w:rsidRPr="00000000">
              <w:rPr>
                <w:color w:val="000000"/>
                <w:sz w:val="24"/>
                <w:szCs w:val="24"/>
                <w:rtl w:val="0"/>
              </w:rPr>
              <w:t xml:space="preserve"> Hiển thị thời gian tạo bản ghi (định dạng dd/MM/yyyy HH:mm), dạng datetime 24h</w:t>
            </w:r>
          </w:p>
        </w:tc>
      </w:tr>
      <w:tr>
        <w:trPr>
          <w:cantSplit w:val="0"/>
          <w:trHeight w:val="449" w:hRule="atLeast"/>
          <w:tblHeader w:val="0"/>
        </w:trPr>
        <w:tc>
          <w:tcPr>
            <w:tcBorders>
              <w:bottom w:color="cccccc" w:space="0" w:sz="6" w:val="single"/>
              <w:right w:color="cccccc" w:space="0" w:sz="6" w:val="single"/>
            </w:tcBorders>
            <w:shd w:fill="ffffff" w:val="clear"/>
            <w:vAlign w:val="center"/>
          </w:tcPr>
          <w:p w:rsidR="00000000" w:rsidDel="00000000" w:rsidP="00000000" w:rsidRDefault="00000000" w:rsidRPr="00000000" w14:paraId="00000188">
            <w:pPr>
              <w:spacing w:after="60" w:before="60" w:line="276" w:lineRule="auto"/>
              <w:jc w:val="center"/>
              <w:rPr>
                <w:color w:val="000000"/>
                <w:sz w:val="24"/>
                <w:szCs w:val="24"/>
              </w:rPr>
            </w:pPr>
            <w:r w:rsidDel="00000000" w:rsidR="00000000" w:rsidRPr="00000000">
              <w:rPr>
                <w:color w:val="000000"/>
                <w:sz w:val="24"/>
                <w:szCs w:val="24"/>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color w:val="000000"/>
                <w:sz w:val="24"/>
                <w:szCs w:val="24"/>
              </w:rPr>
            </w:pPr>
            <w:r w:rsidDel="00000000" w:rsidR="00000000" w:rsidRPr="00000000">
              <w:rPr>
                <w:color w:val="000000"/>
                <w:sz w:val="24"/>
                <w:szCs w:val="24"/>
                <w:rtl w:val="0"/>
              </w:rPr>
              <w:t xml:space="preserve">Người tạo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color w:val="000000"/>
                <w:sz w:val="24"/>
                <w:szCs w:val="24"/>
              </w:rPr>
            </w:pPr>
            <w:r w:rsidDel="00000000" w:rsidR="00000000" w:rsidRPr="00000000">
              <w:rPr>
                <w:color w:val="000000"/>
                <w:sz w:val="24"/>
                <w:szCs w:val="24"/>
                <w:rtl w:val="0"/>
              </w:rPr>
              <w:t xml:space="preserve">Username của người tạo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D">
            <w:pPr>
              <w:widowControl w:val="0"/>
              <w:spacing w:after="0" w:line="276" w:lineRule="auto"/>
              <w:rPr>
                <w:color w:val="000000"/>
                <w:sz w:val="24"/>
                <w:szCs w:val="24"/>
              </w:rPr>
            </w:pPr>
            <w:r w:rsidDel="00000000" w:rsidR="00000000" w:rsidRPr="00000000">
              <w:rPr>
                <w:color w:val="000000"/>
                <w:sz w:val="24"/>
                <w:szCs w:val="24"/>
                <w:rtl w:val="0"/>
              </w:rPr>
              <w:t xml:space="preserve">Hiển thị username người tạo</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color w:val="000000"/>
                <w:sz w:val="24"/>
                <w:szCs w:val="24"/>
              </w:rPr>
            </w:pPr>
            <w:r w:rsidDel="00000000" w:rsidR="00000000" w:rsidRPr="00000000">
              <w:rPr>
                <w:color w:val="000000"/>
                <w:sz w:val="24"/>
                <w:szCs w:val="24"/>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color w:val="000000"/>
                <w:sz w:val="24"/>
                <w:szCs w:val="24"/>
              </w:rPr>
            </w:pPr>
            <w:r w:rsidDel="00000000" w:rsidR="00000000" w:rsidRPr="00000000">
              <w:rPr>
                <w:color w:val="000000"/>
                <w:sz w:val="24"/>
                <w:szCs w:val="24"/>
                <w:rtl w:val="0"/>
              </w:rPr>
              <w:t xml:space="preserve">Nút hành động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color w:val="000000"/>
                <w:sz w:val="24"/>
                <w:szCs w:val="24"/>
              </w:rPr>
            </w:pPr>
            <w:r w:rsidDel="00000000" w:rsidR="00000000" w:rsidRPr="00000000">
              <w:rPr>
                <w:color w:val="000000"/>
                <w:sz w:val="24"/>
                <w:szCs w:val="24"/>
                <w:rtl w:val="0"/>
              </w:rPr>
              <w:t xml:space="preserve">Icon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color w:val="000000"/>
                <w:sz w:val="24"/>
                <w:szCs w:val="24"/>
              </w:rPr>
            </w:pPr>
            <w:r w:rsidDel="00000000" w:rsidR="00000000" w:rsidRPr="00000000">
              <w:rPr>
                <w:color w:val="000000"/>
                <w:sz w:val="24"/>
                <w:szCs w:val="24"/>
                <w:rtl w:val="0"/>
              </w:rPr>
              <w:t xml:space="preser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3">
            <w:pPr>
              <w:widowControl w:val="0"/>
              <w:spacing w:after="0" w:line="276" w:lineRule="auto"/>
              <w:rPr>
                <w:color w:val="000000"/>
                <w:sz w:val="24"/>
                <w:szCs w:val="24"/>
              </w:rPr>
            </w:pPr>
            <w:r w:rsidDel="00000000" w:rsidR="00000000" w:rsidRPr="00000000">
              <w:rPr>
                <w:color w:val="000000"/>
                <w:sz w:val="24"/>
                <w:szCs w:val="24"/>
                <w:rtl w:val="0"/>
              </w:rPr>
              <w:t xml:space="preserve">- Icon “...” luôn cố định ở cột cuối cùng,</w:t>
              <w:br w:type="textWrapping"/>
              <w:t xml:space="preserve">- Khi click icon, menu hiển thị các hành động khả dụng:</w:t>
            </w:r>
          </w:p>
          <w:p w:rsidR="00000000" w:rsidDel="00000000" w:rsidP="00000000" w:rsidRDefault="00000000" w:rsidRPr="00000000" w14:paraId="00000194">
            <w:pPr>
              <w:widowControl w:val="0"/>
              <w:numPr>
                <w:ilvl w:val="0"/>
                <w:numId w:val="72"/>
              </w:numPr>
              <w:spacing w:after="0" w:line="276" w:lineRule="auto"/>
              <w:ind w:left="720" w:hanging="360"/>
              <w:rPr>
                <w:color w:val="000000"/>
                <w:sz w:val="24"/>
                <w:szCs w:val="24"/>
              </w:rPr>
            </w:pPr>
            <w:r w:rsidDel="00000000" w:rsidR="00000000" w:rsidRPr="00000000">
              <w:rPr>
                <w:color w:val="000000"/>
                <w:sz w:val="24"/>
                <w:szCs w:val="24"/>
                <w:rtl w:val="0"/>
              </w:rPr>
              <w:t xml:space="preserve">Xem chi tiết → chuyển đến màn 3. Chức năng Xem chi tiết gói bán</w:t>
            </w:r>
          </w:p>
          <w:p w:rsidR="00000000" w:rsidDel="00000000" w:rsidP="00000000" w:rsidRDefault="00000000" w:rsidRPr="00000000" w14:paraId="00000195">
            <w:pPr>
              <w:widowControl w:val="0"/>
              <w:numPr>
                <w:ilvl w:val="0"/>
                <w:numId w:val="72"/>
              </w:numPr>
              <w:spacing w:after="0" w:line="276" w:lineRule="auto"/>
              <w:ind w:left="720" w:hanging="360"/>
              <w:rPr>
                <w:color w:val="000000"/>
                <w:sz w:val="24"/>
                <w:szCs w:val="24"/>
              </w:rPr>
            </w:pPr>
            <w:r w:rsidDel="00000000" w:rsidR="00000000" w:rsidRPr="00000000">
              <w:rPr>
                <w:rFonts w:ascii="Caudex" w:cs="Caudex" w:eastAsia="Caudex" w:hAnsi="Caudex"/>
                <w:color w:val="000000"/>
                <w:sz w:val="24"/>
                <w:szCs w:val="24"/>
                <w:rtl w:val="0"/>
              </w:rPr>
              <w:t xml:space="preserve">Cập nhật → mở màn chỉnh sửa gói bán</w:t>
            </w:r>
          </w:p>
        </w:tc>
      </w:tr>
      <w:tr>
        <w:trPr>
          <w:cantSplit w:val="0"/>
          <w:trHeight w:val="449" w:hRule="atLeast"/>
          <w:tblHeader w:val="0"/>
        </w:trPr>
        <w:tc>
          <w:tcPr>
            <w:tcBorders>
              <w:top w:color="cccccc" w:space="0" w:sz="6" w:val="single"/>
              <w:right w:color="cccccc" w:space="0" w:sz="6" w:val="single"/>
            </w:tcBorders>
            <w:shd w:fill="ffffff" w:val="clear"/>
            <w:vAlign w:val="center"/>
          </w:tcPr>
          <w:p w:rsidR="00000000" w:rsidDel="00000000" w:rsidP="00000000" w:rsidRDefault="00000000" w:rsidRPr="00000000" w14:paraId="00000196">
            <w:pPr>
              <w:spacing w:after="60" w:before="60" w:line="276" w:lineRule="auto"/>
              <w:rPr>
                <w:color w:val="000000"/>
                <w:sz w:val="24"/>
                <w:szCs w:val="24"/>
              </w:rPr>
            </w:pPr>
            <w:r w:rsidDel="00000000" w:rsidR="00000000" w:rsidRPr="00000000">
              <w:rPr>
                <w:color w:val="000000"/>
                <w:sz w:val="24"/>
                <w:szCs w:val="24"/>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color w:val="000000"/>
                <w:sz w:val="24"/>
                <w:szCs w:val="24"/>
              </w:rPr>
            </w:pPr>
            <w:r w:rsidDel="00000000" w:rsidR="00000000" w:rsidRPr="00000000">
              <w:rPr>
                <w:color w:val="000000"/>
                <w:sz w:val="24"/>
                <w:szCs w:val="24"/>
                <w:rtl w:val="0"/>
              </w:rPr>
              <w:t xml:space="preserve">Thanh phân trang Pagination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color w:val="000000"/>
                <w:sz w:val="24"/>
                <w:szCs w:val="24"/>
              </w:rPr>
            </w:pPr>
            <w:r w:rsidDel="00000000" w:rsidR="00000000" w:rsidRPr="00000000">
              <w:rPr>
                <w:color w:val="000000"/>
                <w:sz w:val="24"/>
                <w:szCs w:val="24"/>
                <w:rtl w:val="0"/>
              </w:rPr>
              <w:t xml:space="preserve">Pagination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color w:val="000000"/>
                <w:sz w:val="24"/>
                <w:szCs w:val="24"/>
              </w:rPr>
            </w:pPr>
            <w:r w:rsidDel="00000000" w:rsidR="00000000" w:rsidRPr="00000000">
              <w:rPr>
                <w:color w:val="000000"/>
                <w:sz w:val="24"/>
                <w:szCs w:val="24"/>
                <w:rtl w:val="0"/>
              </w:rPr>
              <w:t xml:space="preserve">Trang 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B">
            <w:pPr>
              <w:widowControl w:val="0"/>
              <w:spacing w:after="0" w:line="276" w:lineRule="auto"/>
              <w:rPr>
                <w:color w:val="000000"/>
                <w:sz w:val="24"/>
                <w:szCs w:val="24"/>
              </w:rPr>
            </w:pPr>
            <w:commentRangeStart w:id="0"/>
            <w:r w:rsidDel="00000000" w:rsidR="00000000" w:rsidRPr="00000000">
              <w:rPr>
                <w:color w:val="000000"/>
                <w:sz w:val="24"/>
                <w:szCs w:val="24"/>
                <w:rtl w:val="0"/>
              </w:rPr>
              <w:t xml:space="preserve">Thanh phân trang được hiển thị ở cuối danh sách dữ liệu, cho phép người dùng điều hướng giữa các trang kết quả. Hệ thống hiển thị thông tin tổng số bản ghi (ví dụ: 1–20 trên tổng 500), các nút chuyển trang (Trang trước, Trang sau), danh sách số trang và dropdown chọn số bản ghi trên mỗi trang. Người dùng có thể lựa chọn các giá trị số bản ghi/trang. </w:t>
              <w:br w:type="textWrapping"/>
              <w:t xml:space="preserve">- Danh sách giá trị số bản ghi/trang được cấu hình cố định:</w:t>
              <w:br w:type="textWrapping"/>
              <w:t xml:space="preserve">+ 10/Trang</w:t>
              <w:br w:type="textWrapping"/>
              <w:t xml:space="preserve">+ 20/Trang </w:t>
              <w:br w:type="textWrapping"/>
              <w:t xml:space="preserve">+ 50/Trang </w:t>
              <w:br w:type="textWrapping"/>
              <w:t xml:space="preserve">Khi thay đổi trang hoặc số bản ghi/trang, hệ thống tự động tải lại dữ liệu tương ứng và cập nhật trạng thái hiển thị.</w:t>
            </w:r>
          </w:p>
          <w:p w:rsidR="00000000" w:rsidDel="00000000" w:rsidP="00000000" w:rsidRDefault="00000000" w:rsidRPr="00000000" w14:paraId="0000019C">
            <w:pPr>
              <w:widowControl w:val="0"/>
              <w:spacing w:after="0" w:line="276" w:lineRule="auto"/>
              <w:rPr>
                <w:color w:val="000000"/>
                <w:sz w:val="24"/>
                <w:szCs w:val="24"/>
              </w:rPr>
            </w:pPr>
            <w:r w:rsidDel="00000000" w:rsidR="00000000" w:rsidRPr="00000000">
              <w:rPr>
                <w:color w:val="000000"/>
                <w:sz w:val="24"/>
                <w:szCs w:val="24"/>
                <w:rtl w:val="0"/>
              </w:rPr>
              <w:t xml:space="preserve">- Giá trị mặc định khi mở màn hình lần đầu là 20 bản ghi/trang.</w:t>
            </w:r>
          </w:p>
          <w:p w:rsidR="00000000" w:rsidDel="00000000" w:rsidP="00000000" w:rsidRDefault="00000000" w:rsidRPr="00000000" w14:paraId="0000019D">
            <w:pPr>
              <w:widowControl w:val="0"/>
              <w:spacing w:after="0" w:line="276" w:lineRule="auto"/>
              <w:rPr>
                <w:color w:val="000000"/>
                <w:sz w:val="24"/>
                <w:szCs w:val="24"/>
              </w:rPr>
            </w:pPr>
            <w:r w:rsidDel="00000000" w:rsidR="00000000" w:rsidRPr="00000000">
              <w:rPr>
                <w:color w:val="000000"/>
                <w:sz w:val="24"/>
                <w:szCs w:val="24"/>
                <w:rtl w:val="0"/>
              </w:rPr>
              <w:t xml:space="preserve">- Khi thay đổi số bản ghi/trang, trang hiện tại được reset về trang 1.</w:t>
            </w:r>
            <w:commentRangeEnd w:id="0"/>
            <w:r w:rsidDel="00000000" w:rsidR="00000000" w:rsidRPr="00000000">
              <w:commentReference w:id="0"/>
            </w:r>
            <w:r w:rsidDel="00000000" w:rsidR="00000000" w:rsidRPr="00000000">
              <w:rPr>
                <w:rtl w:val="0"/>
              </w:rPr>
            </w:r>
          </w:p>
        </w:tc>
      </w:tr>
      <w:tr>
        <w:trPr>
          <w:cantSplit w:val="0"/>
          <w:trHeight w:val="859.74609375" w:hRule="atLeast"/>
          <w:tblHeader w:val="0"/>
        </w:trPr>
        <w:tc>
          <w:tcPr>
            <w:tcBorders>
              <w:right w:color="cccccc" w:space="0" w:sz="6" w:val="single"/>
            </w:tcBorders>
            <w:shd w:fill="ffffff" w:val="clear"/>
            <w:vAlign w:val="center"/>
          </w:tcPr>
          <w:p w:rsidR="00000000" w:rsidDel="00000000" w:rsidP="00000000" w:rsidRDefault="00000000" w:rsidRPr="00000000" w14:paraId="0000019E">
            <w:pPr>
              <w:spacing w:after="60" w:before="60" w:line="276" w:lineRule="auto"/>
              <w:jc w:val="center"/>
              <w:rPr>
                <w:color w:val="000000"/>
                <w:sz w:val="24"/>
                <w:szCs w:val="24"/>
              </w:rPr>
            </w:pPr>
            <w:r w:rsidDel="00000000" w:rsidR="00000000" w:rsidRPr="00000000">
              <w:rPr>
                <w:color w:val="000000"/>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color w:val="000000"/>
                <w:sz w:val="24"/>
                <w:szCs w:val="24"/>
              </w:rPr>
            </w:pPr>
            <w:r w:rsidDel="00000000" w:rsidR="00000000" w:rsidRPr="00000000">
              <w:rPr>
                <w:color w:val="000000"/>
                <w:sz w:val="24"/>
                <w:szCs w:val="24"/>
                <w:rtl w:val="0"/>
              </w:rPr>
              <w:t xml:space="preserve">Thông báo kết quả (Toast/Alert)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color w:val="000000"/>
                <w:sz w:val="24"/>
                <w:szCs w:val="24"/>
              </w:rPr>
            </w:pPr>
            <w:r w:rsidDel="00000000" w:rsidR="00000000" w:rsidRPr="00000000">
              <w:rPr>
                <w:color w:val="000000"/>
                <w:sz w:val="24"/>
                <w:szCs w:val="24"/>
                <w:rtl w:val="0"/>
              </w:rPr>
              <w:t xml:space="preserve">Message component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after="0" w:line="276" w:lineRule="auto"/>
              <w:rPr>
                <w:color w:val="000000"/>
                <w:sz w:val="24"/>
                <w:szCs w:val="24"/>
              </w:rPr>
            </w:pPr>
            <w:r w:rsidDel="00000000" w:rsidR="00000000" w:rsidRPr="00000000">
              <w:rPr>
                <w:color w:val="000000"/>
                <w:sz w:val="24"/>
                <w:szCs w:val="24"/>
                <w:rtl w:val="0"/>
              </w:rPr>
              <w:t xml:space="preserve">Hiển thị các thông báo: “Không có dữ liệu”, “Lỗi tải dữ liệu”…</w:t>
            </w:r>
          </w:p>
          <w:p w:rsidR="00000000" w:rsidDel="00000000" w:rsidP="00000000" w:rsidRDefault="00000000" w:rsidRPr="00000000" w14:paraId="000001A4">
            <w:pPr>
              <w:widowControl w:val="0"/>
              <w:spacing w:after="0" w:line="276" w:lineRule="auto"/>
              <w:rPr>
                <w:color w:val="000000"/>
                <w:sz w:val="24"/>
                <w:szCs w:val="24"/>
              </w:rPr>
            </w:pPr>
            <w:r w:rsidDel="00000000" w:rsidR="00000000" w:rsidRPr="00000000">
              <w:rPr>
                <w:color w:val="000000"/>
                <w:sz w:val="24"/>
                <w:szCs w:val="24"/>
                <w:rtl w:val="0"/>
              </w:rPr>
              <w:t xml:space="preserve">Cách hiển thị: Trả ra trang kết quả rỗng +  dòng thông báo giữa màn hình </w:t>
            </w:r>
          </w:p>
          <w:p w:rsidR="00000000" w:rsidDel="00000000" w:rsidP="00000000" w:rsidRDefault="00000000" w:rsidRPr="00000000" w14:paraId="000001A5">
            <w:pPr>
              <w:widowControl w:val="0"/>
              <w:spacing w:after="0" w:line="276" w:lineRule="auto"/>
              <w:rPr>
                <w:color w:val="000000"/>
                <w:sz w:val="24"/>
                <w:szCs w:val="24"/>
              </w:rPr>
            </w:pPr>
            <w:r w:rsidDel="00000000" w:rsidR="00000000" w:rsidRPr="00000000">
              <w:rPr>
                <w:color w:val="000000"/>
                <w:sz w:val="24"/>
                <w:szCs w:val="24"/>
              </w:rPr>
              <w:drawing>
                <wp:inline distB="114300" distT="114300" distL="114300" distR="114300">
                  <wp:extent cx="3519488" cy="2658139"/>
                  <wp:effectExtent b="0" l="0" r="0" t="0"/>
                  <wp:docPr id="33"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519488" cy="2658139"/>
                          </a:xfrm>
                          <a:prstGeom prst="rect"/>
                          <a:ln/>
                        </pic:spPr>
                      </pic:pic>
                    </a:graphicData>
                  </a:graphic>
                </wp:inline>
              </w:drawing>
            </w:r>
            <w:r w:rsidDel="00000000" w:rsidR="00000000" w:rsidRPr="00000000">
              <w:rPr>
                <w:color w:val="000000"/>
                <w:sz w:val="24"/>
                <w:szCs w:val="24"/>
              </w:rPr>
              <w:drawing>
                <wp:inline distB="114300" distT="114300" distL="114300" distR="114300">
                  <wp:extent cx="3529265" cy="2614613"/>
                  <wp:effectExtent b="0" l="0" r="0" t="0"/>
                  <wp:docPr id="32"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3529265" cy="26146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6">
      <w:pPr>
        <w:rPr>
          <w:color w:val="000000"/>
          <w:sz w:val="24"/>
          <w:szCs w:val="24"/>
        </w:rPr>
      </w:pPr>
      <w:r w:rsidDel="00000000" w:rsidR="00000000" w:rsidRPr="00000000">
        <w:rPr>
          <w:rtl w:val="0"/>
        </w:rPr>
      </w:r>
    </w:p>
    <w:p w:rsidR="00000000" w:rsidDel="00000000" w:rsidP="00000000" w:rsidRDefault="00000000" w:rsidRPr="00000000" w14:paraId="000001A7">
      <w:pPr>
        <w:pStyle w:val="Heading3"/>
        <w:ind w:left="0" w:firstLine="0"/>
        <w:rPr>
          <w:rFonts w:ascii="Times New Roman" w:cs="Times New Roman" w:eastAsia="Times New Roman" w:hAnsi="Times New Roman"/>
          <w:sz w:val="24"/>
          <w:szCs w:val="24"/>
        </w:rPr>
      </w:pPr>
      <w:bookmarkStart w:colFirst="0" w:colLast="0" w:name="_n6yqczpu4x15" w:id="14"/>
      <w:bookmarkEnd w:id="14"/>
      <w:r w:rsidDel="00000000" w:rsidR="00000000" w:rsidRPr="00000000">
        <w:rPr>
          <w:rFonts w:ascii="Times New Roman" w:cs="Times New Roman" w:eastAsia="Times New Roman" w:hAnsi="Times New Roman"/>
          <w:sz w:val="24"/>
          <w:szCs w:val="24"/>
          <w:rtl w:val="0"/>
        </w:rPr>
        <w:t xml:space="preserve">2. Chức năng Tạo mới gói bán</w:t>
      </w:r>
      <w:commentRangeStart w:id="1"/>
      <w:r w:rsidDel="00000000" w:rsidR="00000000" w:rsidRPr="00000000">
        <w:rPr>
          <w:rFonts w:ascii="Times New Roman" w:cs="Times New Roman" w:eastAsia="Times New Roman" w:hAnsi="Times New Roman"/>
          <w:sz w:val="24"/>
          <w:szCs w:val="24"/>
          <w:rtl w:val="0"/>
        </w:rPr>
        <w:t xml:space="preserve"> &lt; Update&gt;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4"/>
        <w:ind w:left="0"/>
        <w:rPr>
          <w:color w:val="000000"/>
          <w:sz w:val="24"/>
          <w:szCs w:val="24"/>
        </w:rPr>
      </w:pPr>
      <w:bookmarkStart w:colFirst="0" w:colLast="0" w:name="_jtcf9er4jt4w" w:id="15"/>
      <w:bookmarkEnd w:id="15"/>
      <w:r w:rsidDel="00000000" w:rsidR="00000000" w:rsidRPr="00000000">
        <w:rPr>
          <w:color w:val="000000"/>
          <w:sz w:val="24"/>
          <w:szCs w:val="24"/>
          <w:rtl w:val="0"/>
        </w:rPr>
        <w:t xml:space="preserve">2.1 Thông tin chung </w:t>
      </w:r>
    </w:p>
    <w:p w:rsidR="00000000" w:rsidDel="00000000" w:rsidP="00000000" w:rsidRDefault="00000000" w:rsidRPr="00000000" w14:paraId="000001AA">
      <w:pPr>
        <w:rPr>
          <w:color w:val="000000"/>
          <w:sz w:val="24"/>
          <w:szCs w:val="24"/>
        </w:rPr>
      </w:pPr>
      <w:r w:rsidDel="00000000" w:rsidR="00000000" w:rsidRPr="00000000">
        <w:rPr>
          <w:rtl w:val="0"/>
        </w:rPr>
      </w:r>
    </w:p>
    <w:tbl>
      <w:tblPr>
        <w:tblStyle w:val="Table10"/>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940"/>
        <w:tblGridChange w:id="0">
          <w:tblGrid>
            <w:gridCol w:w="2445"/>
            <w:gridCol w:w="11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B">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C">
            <w:pPr>
              <w:spacing w:after="0" w:before="240" w:line="276" w:lineRule="auto"/>
              <w:rPr>
                <w:color w:val="000000"/>
                <w:sz w:val="24"/>
                <w:szCs w:val="24"/>
              </w:rPr>
            </w:pPr>
            <w:r w:rsidDel="00000000" w:rsidR="00000000" w:rsidRPr="00000000">
              <w:rPr>
                <w:color w:val="000000"/>
                <w:sz w:val="24"/>
                <w:szCs w:val="24"/>
                <w:rtl w:val="0"/>
              </w:rPr>
              <w:t xml:space="preserve">Tạo mới gói bán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E">
            <w:pPr>
              <w:spacing w:after="0" w:before="240" w:line="276" w:lineRule="auto"/>
              <w:rPr>
                <w:color w:val="000000"/>
                <w:sz w:val="24"/>
                <w:szCs w:val="24"/>
              </w:rPr>
            </w:pPr>
            <w:r w:rsidDel="00000000" w:rsidR="00000000" w:rsidRPr="00000000">
              <w:rPr>
                <w:color w:val="000000"/>
                <w:sz w:val="24"/>
                <w:szCs w:val="24"/>
                <w:rtl w:val="0"/>
              </w:rPr>
              <w:t xml:space="preserve">Người dùng Quản trị hệ thống cấu hình sản phẩm</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A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0">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tạo mới một </w:t>
            </w:r>
            <w:r w:rsidDel="00000000" w:rsidR="00000000" w:rsidRPr="00000000">
              <w:rPr>
                <w:b w:val="1"/>
                <w:bCs w:val="1"/>
                <w:color w:val="000000"/>
                <w:sz w:val="24"/>
                <w:szCs w:val="24"/>
                <w:rtl w:val="0"/>
              </w:rPr>
              <w:t xml:space="preserve">gói bán sản phẩm/dịch vụ</w:t>
            </w:r>
            <w:r w:rsidDel="00000000" w:rsidR="00000000" w:rsidRPr="00000000">
              <w:rPr>
                <w:color w:val="000000"/>
                <w:sz w:val="24"/>
                <w:szCs w:val="24"/>
                <w:rtl w:val="0"/>
              </w:rPr>
              <w:t xml:space="preserve">, bao gồm việc khai báo thông tin chung, định nghĩa ràng buộc giữa các sản phẩm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2">
            <w:pPr>
              <w:spacing w:after="240" w:before="240" w:line="276" w:lineRule="auto"/>
              <w:rPr>
                <w:color w:val="000000"/>
                <w:sz w:val="24"/>
                <w:szCs w:val="24"/>
              </w:rPr>
            </w:pPr>
            <w:r w:rsidDel="00000000" w:rsidR="00000000" w:rsidRPr="00000000">
              <w:rPr>
                <w:color w:val="000000"/>
                <w:sz w:val="24"/>
                <w:szCs w:val="24"/>
                <w:rtl w:val="0"/>
              </w:rPr>
              <w:t xml:space="preserve">Người dùng chọn chức năng </w:t>
            </w:r>
            <w:r w:rsidDel="00000000" w:rsidR="00000000" w:rsidRPr="00000000">
              <w:rPr>
                <w:b w:val="1"/>
                <w:bCs w:val="1"/>
                <w:color w:val="000000"/>
                <w:sz w:val="24"/>
                <w:szCs w:val="24"/>
                <w:rtl w:val="0"/>
              </w:rPr>
              <w:t xml:space="preserve">“Tạo mới gói bán”</w:t>
            </w:r>
            <w:r w:rsidDel="00000000" w:rsidR="00000000" w:rsidRPr="00000000">
              <w:rPr>
                <w:color w:val="000000"/>
                <w:sz w:val="24"/>
                <w:szCs w:val="24"/>
                <w:rtl w:val="0"/>
              </w:rPr>
              <w:t xml:space="preserve"> từ màn hình danh sách gói bán.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4">
            <w:pPr>
              <w:spacing w:after="24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6">
            <w:pPr>
              <w:numPr>
                <w:ilvl w:val="0"/>
                <w:numId w:val="13"/>
              </w:numPr>
              <w:spacing w:after="240" w:before="240" w:line="276" w:lineRule="auto"/>
              <w:ind w:left="720" w:hanging="360"/>
              <w:rPr>
                <w:color w:val="000000"/>
                <w:sz w:val="24"/>
                <w:szCs w:val="24"/>
              </w:rPr>
            </w:pPr>
            <w:r w:rsidDel="00000000" w:rsidR="00000000" w:rsidRPr="00000000">
              <w:rPr>
                <w:color w:val="000000"/>
                <w:sz w:val="24"/>
                <w:szCs w:val="24"/>
                <w:rtl w:val="0"/>
              </w:rPr>
              <w:t xml:space="preserve">Người dùng đã đăng nhập vào hệ thống và có quyền “Quản lý gói bán”.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8">
            <w:pPr>
              <w:numPr>
                <w:ilvl w:val="0"/>
                <w:numId w:val="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Gói bán mới được tạo và lưu thành công trong hệ thống.</w:t>
            </w:r>
          </w:p>
          <w:p w:rsidR="00000000" w:rsidDel="00000000" w:rsidP="00000000" w:rsidRDefault="00000000" w:rsidRPr="00000000" w14:paraId="000001B9">
            <w:pPr>
              <w:numPr>
                <w:ilvl w:val="0"/>
                <w:numId w:val="2"/>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Dữ liệu gói bán được hiển thị trong danh sách gói bán </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B">
            <w:pPr>
              <w:numPr>
                <w:ilvl w:val="0"/>
                <w:numId w:val="53"/>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truy cập màn hình </w:t>
            </w:r>
            <w:r w:rsidDel="00000000" w:rsidR="00000000" w:rsidRPr="00000000">
              <w:rPr>
                <w:b w:val="1"/>
                <w:bCs w:val="1"/>
                <w:color w:val="000000"/>
                <w:sz w:val="24"/>
                <w:szCs w:val="24"/>
                <w:rtl w:val="0"/>
              </w:rPr>
              <w:t xml:space="preserve">“Tạo mới gói bán”</w:t>
            </w:r>
            <w:r w:rsidDel="00000000" w:rsidR="00000000" w:rsidRPr="00000000">
              <w:rPr>
                <w:color w:val="000000"/>
                <w:sz w:val="24"/>
                <w:szCs w:val="24"/>
                <w:rtl w:val="0"/>
              </w:rPr>
              <w:t xml:space="preserve">.</w:t>
            </w:r>
          </w:p>
          <w:p w:rsidR="00000000" w:rsidDel="00000000" w:rsidP="00000000" w:rsidRDefault="00000000" w:rsidRPr="00000000" w14:paraId="000001BC">
            <w:pPr>
              <w:numPr>
                <w:ilvl w:val="0"/>
                <w:numId w:val="5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hiển thị 2 bước cấu hình:</w:t>
            </w:r>
          </w:p>
          <w:p w:rsidR="00000000" w:rsidDel="00000000" w:rsidP="00000000" w:rsidRDefault="00000000" w:rsidRPr="00000000" w14:paraId="000001BD">
            <w:pPr>
              <w:numPr>
                <w:ilvl w:val="1"/>
                <w:numId w:val="53"/>
              </w:numPr>
              <w:spacing w:after="0" w:afterAutospacing="0" w:before="0" w:beforeAutospacing="0" w:line="276" w:lineRule="auto"/>
              <w:ind w:left="1440" w:hanging="360"/>
              <w:rPr>
                <w:color w:val="000000"/>
                <w:sz w:val="24"/>
                <w:szCs w:val="24"/>
              </w:rPr>
            </w:pPr>
            <w:r w:rsidDel="00000000" w:rsidR="00000000" w:rsidRPr="00000000">
              <w:rPr>
                <w:b w:val="1"/>
                <w:bCs w:val="1"/>
                <w:color w:val="000000"/>
                <w:sz w:val="24"/>
                <w:szCs w:val="24"/>
                <w:rtl w:val="0"/>
              </w:rPr>
              <w:t xml:space="preserve">STEP 1 – Thông tin chung và thêm SKU vào gói bán </w:t>
            </w:r>
          </w:p>
          <w:p w:rsidR="00000000" w:rsidDel="00000000" w:rsidP="00000000" w:rsidRDefault="00000000" w:rsidRPr="00000000" w14:paraId="000001BE">
            <w:pPr>
              <w:numPr>
                <w:ilvl w:val="2"/>
                <w:numId w:val="53"/>
              </w:numPr>
              <w:spacing w:after="0" w:afterAutospacing="0" w:before="0" w:beforeAutospacing="0" w:line="276" w:lineRule="auto"/>
              <w:ind w:left="2160" w:hanging="360"/>
              <w:rPr>
                <w:color w:val="000000"/>
                <w:sz w:val="24"/>
                <w:szCs w:val="24"/>
              </w:rPr>
            </w:pPr>
            <w:r w:rsidDel="00000000" w:rsidR="00000000" w:rsidRPr="00000000">
              <w:rPr>
                <w:color w:val="000000"/>
                <w:sz w:val="24"/>
                <w:szCs w:val="24"/>
                <w:rtl w:val="0"/>
              </w:rPr>
              <w:t xml:space="preserve">Nhập thông tin chung: Người dùng nhập các thông tin cơ bản: tên gói bán, trạng thái, phương thức thanh toán,...</w:t>
            </w:r>
          </w:p>
          <w:p w:rsidR="00000000" w:rsidDel="00000000" w:rsidP="00000000" w:rsidRDefault="00000000" w:rsidRPr="00000000" w14:paraId="000001BF">
            <w:pPr>
              <w:numPr>
                <w:ilvl w:val="2"/>
                <w:numId w:val="53"/>
              </w:numPr>
              <w:spacing w:after="0" w:afterAutospacing="0" w:before="0" w:beforeAutospacing="0" w:line="276" w:lineRule="auto"/>
              <w:ind w:left="2160" w:hanging="360"/>
              <w:rPr>
                <w:color w:val="000000"/>
                <w:sz w:val="24"/>
                <w:szCs w:val="24"/>
              </w:rPr>
            </w:pPr>
            <w:r w:rsidDel="00000000" w:rsidR="00000000" w:rsidRPr="00000000">
              <w:rPr>
                <w:color w:val="000000"/>
                <w:sz w:val="24"/>
                <w:szCs w:val="24"/>
                <w:rtl w:val="0"/>
              </w:rPr>
              <w:t xml:space="preserve">Thêm SKU vào gói bán: Người dùng thêm danh sách sản phẩm dịch vụ chính và thêm các sản phẩm đi kèm hoặc phí đi kèm nếu có (bao gồm hình thức quản lý, số lượng, đơn vị triển khai, phí kèm theo).</w:t>
            </w:r>
          </w:p>
          <w:p w:rsidR="00000000" w:rsidDel="00000000" w:rsidP="00000000" w:rsidRDefault="00000000" w:rsidRPr="00000000" w14:paraId="000001C0">
            <w:pPr>
              <w:numPr>
                <w:ilvl w:val="1"/>
                <w:numId w:val="53"/>
              </w:numPr>
              <w:spacing w:after="0" w:afterAutospacing="0" w:before="0" w:beforeAutospacing="0" w:line="276" w:lineRule="auto"/>
              <w:ind w:left="1440" w:hanging="360"/>
              <w:rPr>
                <w:color w:val="000000"/>
                <w:sz w:val="24"/>
                <w:szCs w:val="24"/>
              </w:rPr>
            </w:pPr>
            <w:r w:rsidDel="00000000" w:rsidR="00000000" w:rsidRPr="00000000">
              <w:rPr>
                <w:b w:val="1"/>
                <w:bCs w:val="1"/>
                <w:color w:val="000000"/>
                <w:sz w:val="24"/>
                <w:szCs w:val="24"/>
                <w:rtl w:val="0"/>
              </w:rPr>
              <w:t xml:space="preserve">STEP 2 – Cấu hình ràng buộc theo số lượng: </w:t>
            </w:r>
          </w:p>
          <w:p w:rsidR="00000000" w:rsidDel="00000000" w:rsidP="00000000" w:rsidRDefault="00000000" w:rsidRPr="00000000" w14:paraId="000001C1">
            <w:pPr>
              <w:numPr>
                <w:ilvl w:val="0"/>
                <w:numId w:val="87"/>
              </w:numPr>
              <w:spacing w:after="0" w:afterAutospacing="0" w:before="0" w:beforeAutospacing="0" w:line="276" w:lineRule="auto"/>
              <w:ind w:left="2160" w:hanging="360"/>
              <w:rPr>
                <w:color w:val="000000"/>
                <w:sz w:val="24"/>
                <w:szCs w:val="24"/>
              </w:rPr>
            </w:pPr>
            <w:r w:rsidDel="00000000" w:rsidR="00000000" w:rsidRPr="00000000">
              <w:rPr>
                <w:color w:val="000000"/>
                <w:sz w:val="24"/>
                <w:szCs w:val="24"/>
                <w:rtl w:val="0"/>
              </w:rPr>
              <w:t xml:space="preserve">Người dùng chọn sản phẩm gốc và các sản phẩm phụ thuộc (ví dụ: Thiết bị Wifi, Phí lắp đặt).</w:t>
            </w:r>
          </w:p>
          <w:p w:rsidR="00000000" w:rsidDel="00000000" w:rsidP="00000000" w:rsidRDefault="00000000" w:rsidRPr="00000000" w14:paraId="000001C2">
            <w:pPr>
              <w:numPr>
                <w:ilvl w:val="0"/>
                <w:numId w:val="5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nhấn </w:t>
            </w:r>
            <w:r w:rsidDel="00000000" w:rsidR="00000000" w:rsidRPr="00000000">
              <w:rPr>
                <w:b w:val="1"/>
                <w:bCs w:val="1"/>
                <w:color w:val="000000"/>
                <w:sz w:val="24"/>
                <w:szCs w:val="24"/>
                <w:rtl w:val="0"/>
              </w:rPr>
              <w:t xml:space="preserve">“Tạo mới”</w:t>
            </w:r>
            <w:r w:rsidDel="00000000" w:rsidR="00000000" w:rsidRPr="00000000">
              <w:rPr>
                <w:color w:val="000000"/>
                <w:sz w:val="24"/>
                <w:szCs w:val="24"/>
                <w:rtl w:val="0"/>
              </w:rPr>
              <w:t xml:space="preserve"> để lưu gói bán.</w:t>
            </w:r>
          </w:p>
          <w:p w:rsidR="00000000" w:rsidDel="00000000" w:rsidP="00000000" w:rsidRDefault="00000000" w:rsidRPr="00000000" w14:paraId="000001C3">
            <w:pPr>
              <w:numPr>
                <w:ilvl w:val="0"/>
                <w:numId w:val="53"/>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kiểm tra tính hợp lệ dữ liệu, lưu thông tin vào cơ sở dữ liệu và hiển thị thông báo </w:t>
            </w:r>
            <w:r w:rsidDel="00000000" w:rsidR="00000000" w:rsidRPr="00000000">
              <w:rPr>
                <w:b w:val="1"/>
                <w:bCs w:val="1"/>
                <w:color w:val="000000"/>
                <w:sz w:val="24"/>
                <w:szCs w:val="24"/>
                <w:rtl w:val="0"/>
              </w:rPr>
              <w:t xml:space="preserve">“Tạo mới gói bán thành công”</w:t>
            </w:r>
            <w:r w:rsidDel="00000000" w:rsidR="00000000" w:rsidRPr="00000000">
              <w:rPr>
                <w:color w:val="000000"/>
                <w:sz w:val="24"/>
                <w:szCs w:val="24"/>
                <w:rtl w:val="0"/>
              </w:rPr>
              <w:t xml:space="preserv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5">
            <w:pPr>
              <w:spacing w:after="0" w:before="240" w:line="276" w:lineRule="auto"/>
              <w:rPr>
                <w:color w:val="000000"/>
                <w:sz w:val="24"/>
                <w:szCs w:val="24"/>
              </w:rPr>
            </w:pPr>
            <w:r w:rsidDel="00000000" w:rsidR="00000000" w:rsidRPr="00000000">
              <w:rPr>
                <w:b w:val="1"/>
                <w:bCs w:val="1"/>
                <w:color w:val="000000"/>
                <w:sz w:val="24"/>
                <w:szCs w:val="24"/>
                <w:rtl w:val="0"/>
              </w:rPr>
              <w:t xml:space="preserve">A1:</w:t>
            </w:r>
            <w:r w:rsidDel="00000000" w:rsidR="00000000" w:rsidRPr="00000000">
              <w:rPr>
                <w:color w:val="000000"/>
                <w:sz w:val="24"/>
                <w:szCs w:val="24"/>
                <w:rtl w:val="0"/>
              </w:rPr>
              <w:t xml:space="preserve"> Người dùng nhấn </w:t>
            </w:r>
            <w:r w:rsidDel="00000000" w:rsidR="00000000" w:rsidRPr="00000000">
              <w:rPr>
                <w:b w:val="1"/>
                <w:bCs w:val="1"/>
                <w:color w:val="000000"/>
                <w:sz w:val="24"/>
                <w:szCs w:val="24"/>
                <w:rtl w:val="0"/>
              </w:rPr>
              <w:t xml:space="preserve">“Hủy”</w:t>
            </w:r>
            <w:r w:rsidDel="00000000" w:rsidR="00000000" w:rsidRPr="00000000">
              <w:rPr>
                <w:rFonts w:ascii="Caudex" w:cs="Caudex" w:eastAsia="Caudex" w:hAnsi="Caudex"/>
                <w:color w:val="000000"/>
                <w:sz w:val="24"/>
                <w:szCs w:val="24"/>
                <w:rtl w:val="0"/>
              </w:rPr>
              <w:t xml:space="preserve"> ở bất kỳ bước nào → </w:t>
            </w:r>
            <w:r w:rsidDel="00000000" w:rsidR="00000000" w:rsidRPr="00000000">
              <w:rPr>
                <w:color w:val="000000"/>
                <w:sz w:val="24"/>
                <w:szCs w:val="24"/>
                <w:rtl w:val="0"/>
              </w:rPr>
              <w:t xml:space="preserve">hệ thống</w:t>
            </w:r>
            <w:r w:rsidDel="00000000" w:rsidR="00000000" w:rsidRPr="00000000">
              <w:rPr>
                <w:color w:val="000000"/>
                <w:sz w:val="24"/>
                <w:szCs w:val="24"/>
                <w:rtl w:val="0"/>
              </w:rPr>
              <w:t xml:space="preserve"> không tạo thành công gói bán và quay lại màn hình trước đó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7">
            <w:pPr>
              <w:spacing w:after="0" w:before="240" w:line="276" w:lineRule="auto"/>
              <w:rPr>
                <w:color w:val="000000"/>
                <w:sz w:val="24"/>
                <w:szCs w:val="24"/>
              </w:rPr>
            </w:pPr>
            <w:r w:rsidDel="00000000" w:rsidR="00000000" w:rsidRPr="00000000">
              <w:rPr>
                <w:b w:val="1"/>
                <w:bCs w:val="1"/>
                <w:color w:val="000000"/>
                <w:sz w:val="24"/>
                <w:szCs w:val="24"/>
                <w:rtl w:val="0"/>
              </w:rPr>
              <w:t xml:space="preserve">E1:</w:t>
            </w:r>
            <w:r w:rsidDel="00000000" w:rsidR="00000000" w:rsidRPr="00000000">
              <w:rPr>
                <w:rFonts w:ascii="Caudex" w:cs="Caudex" w:eastAsia="Caudex" w:hAnsi="Caudex"/>
                <w:color w:val="000000"/>
                <w:sz w:val="24"/>
                <w:szCs w:val="24"/>
                <w:rtl w:val="0"/>
              </w:rPr>
              <w:t xml:space="preserve"> Thiếu thông tin bắt buộc (tên gói bán, loại khách hàng,,...) → Hệ thống hiển thị thông báo lỗi và yêu cầu bổ sung..</w:t>
            </w:r>
          </w:p>
          <w:p w:rsidR="00000000" w:rsidDel="00000000" w:rsidP="00000000" w:rsidRDefault="00000000" w:rsidRPr="00000000" w14:paraId="000001C8">
            <w:pPr>
              <w:spacing w:after="0" w:before="240" w:line="276" w:lineRule="auto"/>
              <w:rPr>
                <w:color w:val="000000"/>
                <w:sz w:val="24"/>
                <w:szCs w:val="24"/>
              </w:rPr>
            </w:pPr>
            <w:r w:rsidDel="00000000" w:rsidR="00000000" w:rsidRPr="00000000">
              <w:rPr>
                <w:b w:val="1"/>
                <w:bCs w:val="1"/>
                <w:color w:val="000000"/>
                <w:sz w:val="24"/>
                <w:szCs w:val="24"/>
                <w:rtl w:val="0"/>
              </w:rPr>
              <w:t xml:space="preserve">E2</w:t>
            </w:r>
            <w:r w:rsidDel="00000000" w:rsidR="00000000" w:rsidRPr="00000000">
              <w:rPr>
                <w:color w:val="000000"/>
                <w:sz w:val="24"/>
                <w:szCs w:val="24"/>
                <w:rtl w:val="0"/>
              </w:rPr>
              <w:t xml:space="preserve">: Chọn khác đơn vị triển khai giữa SKU đi kèm và phí đi kèm -&gt; Hệ thống hiển thị thông báo lỗi và yêu cầu điều chỉnh về chọn duy nhất 1 đơn vị triển khai </w:t>
            </w:r>
          </w:p>
          <w:p w:rsidR="00000000" w:rsidDel="00000000" w:rsidP="00000000" w:rsidRDefault="00000000" w:rsidRPr="00000000" w14:paraId="000001C9">
            <w:pPr>
              <w:spacing w:after="0" w:before="240" w:line="276" w:lineRule="auto"/>
              <w:rPr>
                <w:color w:val="000000"/>
                <w:sz w:val="24"/>
                <w:szCs w:val="24"/>
              </w:rPr>
            </w:pPr>
            <w:r w:rsidDel="00000000" w:rsidR="00000000" w:rsidRPr="00000000">
              <w:rPr>
                <w:b w:val="1"/>
                <w:bCs w:val="1"/>
                <w:color w:val="000000"/>
                <w:sz w:val="24"/>
                <w:szCs w:val="24"/>
                <w:rtl w:val="0"/>
              </w:rPr>
              <w:t xml:space="preserve">E3</w:t>
            </w:r>
            <w:r w:rsidDel="00000000" w:rsidR="00000000" w:rsidRPr="00000000">
              <w:rPr>
                <w:color w:val="000000"/>
                <w:sz w:val="24"/>
                <w:szCs w:val="24"/>
                <w:rtl w:val="0"/>
              </w:rPr>
              <w:t xml:space="preserve">: Tạo trùng gói bán đã tồn tại trên hệ thống (Tìm thấy 1 bản ghi bao gồm:Tên gói bán hoặc Các SKU trong gói bán + số lượng mặc định trong gói bán) -&gt; Hệ thống báo lỗi, không cho phép lưu và báo message “Gói bán đã tồn tại”</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B">
            <w:pPr>
              <w:numPr>
                <w:ilvl w:val="0"/>
                <w:numId w:val="67"/>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Mỗi gói bán </w:t>
            </w:r>
            <w:r w:rsidDel="00000000" w:rsidR="00000000" w:rsidRPr="00000000">
              <w:rPr>
                <w:b w:val="1"/>
                <w:bCs w:val="1"/>
                <w:color w:val="000000"/>
                <w:sz w:val="24"/>
                <w:szCs w:val="24"/>
                <w:rtl w:val="0"/>
              </w:rPr>
              <w:t xml:space="preserve">phải có ít nhất một sản phẩm chính</w:t>
            </w:r>
            <w:r w:rsidDel="00000000" w:rsidR="00000000" w:rsidRPr="00000000">
              <w:rPr>
                <w:rtl w:val="0"/>
              </w:rPr>
            </w:r>
          </w:p>
          <w:p w:rsidR="00000000" w:rsidDel="00000000" w:rsidP="00000000" w:rsidRDefault="00000000" w:rsidRPr="00000000" w14:paraId="000001CC">
            <w:pPr>
              <w:numPr>
                <w:ilvl w:val="0"/>
                <w:numId w:val="6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Khi cấu hình  ràng buộc, sản phẩm bị ràng buộc </w:t>
            </w:r>
            <w:r w:rsidDel="00000000" w:rsidR="00000000" w:rsidRPr="00000000">
              <w:rPr>
                <w:b w:val="1"/>
                <w:bCs w:val="1"/>
                <w:color w:val="000000"/>
                <w:sz w:val="24"/>
                <w:szCs w:val="24"/>
                <w:rtl w:val="0"/>
              </w:rPr>
              <w:t xml:space="preserve">phải thuộc cùng nhóm gói bán</w:t>
            </w:r>
            <w:r w:rsidDel="00000000" w:rsidR="00000000" w:rsidRPr="00000000">
              <w:rPr>
                <w:color w:val="000000"/>
                <w:sz w:val="24"/>
                <w:szCs w:val="24"/>
                <w:rtl w:val="0"/>
              </w:rPr>
              <w:t xml:space="preserve"> với sản phẩm được ràng buộc</w:t>
            </w:r>
          </w:p>
          <w:p w:rsidR="00000000" w:rsidDel="00000000" w:rsidP="00000000" w:rsidRDefault="00000000" w:rsidRPr="00000000" w14:paraId="000001CD">
            <w:pPr>
              <w:numPr>
                <w:ilvl w:val="0"/>
                <w:numId w:val="6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Tất cả các SKU đi kèm cho 1 sản phẩm chính cần phải cùng đơn vị triển khai </w:t>
            </w:r>
          </w:p>
          <w:p w:rsidR="00000000" w:rsidDel="00000000" w:rsidP="00000000" w:rsidRDefault="00000000" w:rsidRPr="00000000" w14:paraId="000001CE">
            <w:pPr>
              <w:numPr>
                <w:ilvl w:val="0"/>
                <w:numId w:val="67"/>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Chỉ người dùng có quyền cấu hình sản phẩm mới được phép tạo gói bán.</w:t>
            </w:r>
          </w:p>
        </w:tc>
      </w:tr>
    </w:tbl>
    <w:p w:rsidR="00000000" w:rsidDel="00000000" w:rsidP="00000000" w:rsidRDefault="00000000" w:rsidRPr="00000000" w14:paraId="000001CF">
      <w:pPr>
        <w:pStyle w:val="Heading4"/>
        <w:ind w:left="0"/>
        <w:rPr>
          <w:color w:val="000000"/>
          <w:sz w:val="24"/>
          <w:szCs w:val="24"/>
        </w:rPr>
      </w:pPr>
      <w:bookmarkStart w:colFirst="0" w:colLast="0" w:name="_9u5kv87u08yd" w:id="16"/>
      <w:bookmarkEnd w:id="16"/>
      <w:r w:rsidDel="00000000" w:rsidR="00000000" w:rsidRPr="00000000">
        <w:rPr>
          <w:rtl w:val="0"/>
        </w:rPr>
      </w:r>
    </w:p>
    <w:p w:rsidR="00000000" w:rsidDel="00000000" w:rsidP="00000000" w:rsidRDefault="00000000" w:rsidRPr="00000000" w14:paraId="000001D0">
      <w:pPr>
        <w:pStyle w:val="Heading4"/>
        <w:rPr>
          <w:color w:val="000000"/>
        </w:rPr>
      </w:pPr>
      <w:bookmarkStart w:colFirst="0" w:colLast="0" w:name="_zb40vs4vhyfe" w:id="17"/>
      <w:bookmarkEnd w:id="17"/>
      <w:r w:rsidDel="00000000" w:rsidR="00000000" w:rsidRPr="00000000">
        <w:rPr>
          <w:color w:val="000000"/>
          <w:rtl w:val="0"/>
        </w:rPr>
        <w:t xml:space="preserve">2.2 Luồng nghiệp vụ</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4"/>
        <w:rPr>
          <w:color w:val="000000"/>
          <w:sz w:val="24"/>
          <w:szCs w:val="24"/>
        </w:rPr>
      </w:pPr>
      <w:bookmarkStart w:colFirst="0" w:colLast="0" w:name="_8xi1un1zn5wt" w:id="18"/>
      <w:bookmarkEnd w:id="18"/>
      <w:r w:rsidDel="00000000" w:rsidR="00000000" w:rsidRPr="00000000">
        <w:rPr>
          <w:color w:val="000000"/>
          <w:sz w:val="24"/>
          <w:szCs w:val="24"/>
          <w:rtl w:val="0"/>
        </w:rPr>
        <w:t xml:space="preserve">2.3 Giao diện</w:t>
      </w:r>
    </w:p>
    <w:p w:rsidR="00000000" w:rsidDel="00000000" w:rsidP="00000000" w:rsidRDefault="00000000" w:rsidRPr="00000000" w14:paraId="000001D3">
      <w:pPr>
        <w:numPr>
          <w:ilvl w:val="0"/>
          <w:numId w:val="63"/>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1D4">
      <w:pPr>
        <w:spacing w:after="60" w:before="60" w:line="276" w:lineRule="auto"/>
        <w:ind w:left="1440" w:firstLine="0"/>
        <w:rPr>
          <w:b w:val="1"/>
          <w:bCs w:val="1"/>
          <w:color w:val="000000"/>
          <w:sz w:val="24"/>
          <w:szCs w:val="24"/>
        </w:rPr>
      </w:pPr>
      <w:r w:rsidDel="00000000" w:rsidR="00000000" w:rsidRPr="00000000">
        <w:rPr>
          <w:b w:val="1"/>
          <w:bCs w:val="1"/>
          <w:color w:val="000000"/>
          <w:sz w:val="24"/>
          <w:szCs w:val="24"/>
          <w:rtl w:val="0"/>
        </w:rPr>
        <w:t xml:space="preserve">Giao diện step 1 ( chi tiết các thông tin mô tả bên dưới ở mục Mô tả trường dữ liệu) </w:t>
      </w:r>
    </w:p>
    <w:p w:rsidR="00000000" w:rsidDel="00000000" w:rsidP="00000000" w:rsidRDefault="00000000" w:rsidRPr="00000000" w14:paraId="000001D5">
      <w:pPr>
        <w:spacing w:after="60" w:before="60" w:line="276" w:lineRule="auto"/>
        <w:ind w:left="1440" w:firstLine="0"/>
        <w:rPr>
          <w:b w:val="1"/>
          <w:bCs w:val="1"/>
          <w:color w:val="000000"/>
          <w:sz w:val="24"/>
          <w:szCs w:val="24"/>
        </w:rPr>
      </w:pPr>
      <w:hyperlink r:id="rId18">
        <w:r w:rsidDel="00000000" w:rsidR="00000000" w:rsidRPr="00000000">
          <w:rPr>
            <w:b w:val="1"/>
            <w:bCs w:val="1"/>
            <w:color w:val="0000ee"/>
            <w:sz w:val="24"/>
            <w:szCs w:val="24"/>
            <w:u w:val="single"/>
            <w:rtl w:val="0"/>
          </w:rPr>
          <w:t xml:space="preserve">Figma</w:t>
        </w:r>
      </w:hyperlink>
      <w:r w:rsidDel="00000000" w:rsidR="00000000" w:rsidRPr="00000000">
        <w:rPr>
          <w:rtl w:val="0"/>
        </w:rPr>
      </w:r>
    </w:p>
    <w:p w:rsidR="00000000" w:rsidDel="00000000" w:rsidP="00000000" w:rsidRDefault="00000000" w:rsidRPr="00000000" w14:paraId="000001D6">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D7">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D8">
      <w:pPr>
        <w:spacing w:after="60" w:before="60" w:line="276" w:lineRule="auto"/>
        <w:ind w:left="1440" w:firstLine="0"/>
        <w:rPr>
          <w:b w:val="1"/>
          <w:bCs w:val="1"/>
          <w:color w:val="000000"/>
          <w:sz w:val="24"/>
          <w:szCs w:val="24"/>
        </w:rPr>
      </w:pPr>
      <w:r w:rsidDel="00000000" w:rsidR="00000000" w:rsidRPr="00000000">
        <w:rPr>
          <w:b w:val="1"/>
          <w:bCs w:val="1"/>
          <w:color w:val="000000"/>
          <w:sz w:val="24"/>
          <w:szCs w:val="24"/>
          <w:rtl w:val="0"/>
        </w:rPr>
        <w:t xml:space="preserve">Giao diện step 2: Cấu hình ràng buộc</w:t>
      </w:r>
    </w:p>
    <w:p w:rsidR="00000000" w:rsidDel="00000000" w:rsidP="00000000" w:rsidRDefault="00000000" w:rsidRPr="00000000" w14:paraId="000001D9">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9257535" cy="6845300"/>
            <wp:effectExtent b="0" l="0" r="0" t="0"/>
            <wp:docPr id="29"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9257535"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63"/>
        </w:numPr>
        <w:spacing w:after="60" w:before="60" w:line="276" w:lineRule="auto"/>
        <w:ind w:left="720" w:hanging="360"/>
        <w:rPr>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p>
    <w:p w:rsidR="00000000" w:rsidDel="00000000" w:rsidP="00000000" w:rsidRDefault="00000000" w:rsidRPr="00000000" w14:paraId="000001DB">
      <w:pPr>
        <w:spacing w:after="60" w:before="60" w:line="276" w:lineRule="auto"/>
        <w:ind w:left="720" w:firstLine="0"/>
        <w:rPr>
          <w:b w:val="1"/>
          <w:bCs w:val="1"/>
          <w:i w:val="1"/>
          <w:iCs w:val="1"/>
          <w:color w:val="000000"/>
          <w:sz w:val="24"/>
          <w:szCs w:val="24"/>
        </w:rPr>
      </w:pPr>
      <w:r w:rsidDel="00000000" w:rsidR="00000000" w:rsidRPr="00000000">
        <w:rPr>
          <w:b w:val="1"/>
          <w:bCs w:val="1"/>
          <w:color w:val="000000"/>
          <w:sz w:val="24"/>
          <w:szCs w:val="24"/>
          <w:rtl w:val="0"/>
        </w:rPr>
        <w:tab/>
        <w:t xml:space="preserve">Step 1: Thông tin chung : </w:t>
      </w:r>
      <w:r w:rsidDel="00000000" w:rsidR="00000000" w:rsidRPr="00000000">
        <w:rPr>
          <w:color w:val="000000"/>
          <w:sz w:val="24"/>
          <w:szCs w:val="24"/>
          <w:rtl w:val="0"/>
        </w:rPr>
        <w:t xml:space="preserve">Hệ thống hiển thị màn hình tạo thông tin chung và thêm sản phẩm của gói bán</w:t>
      </w:r>
      <w:r w:rsidDel="00000000" w:rsidR="00000000" w:rsidRPr="00000000">
        <w:rPr>
          <w:rtl w:val="0"/>
        </w:rPr>
      </w:r>
    </w:p>
    <w:tbl>
      <w:tblPr>
        <w:tblStyle w:val="Table11"/>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55"/>
        <w:gridCol w:w="1695"/>
        <w:gridCol w:w="1260"/>
        <w:gridCol w:w="1485"/>
        <w:gridCol w:w="7785"/>
        <w:tblGridChange w:id="0">
          <w:tblGrid>
            <w:gridCol w:w="675"/>
            <w:gridCol w:w="2055"/>
            <w:gridCol w:w="1695"/>
            <w:gridCol w:w="1260"/>
            <w:gridCol w:w="1485"/>
            <w:gridCol w:w="77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C">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E">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F">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0">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1">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315" w:hRule="atLeast"/>
          <w:tblHeader w:val="0"/>
        </w:trPr>
        <w:tc>
          <w:tcPr>
            <w:gridSpan w:val="6"/>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1E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Step 1.1: Thông tin chung : </w:t>
            </w:r>
            <w:r w:rsidDel="00000000" w:rsidR="00000000" w:rsidRPr="00000000">
              <w:rPr>
                <w:color w:val="000000"/>
                <w:sz w:val="24"/>
                <w:szCs w:val="24"/>
                <w:rtl w:val="0"/>
              </w:rPr>
              <w:t xml:space="preserve">Hệ thống hiển thị màn hình tạo thông tin chung </w:t>
            </w:r>
            <w:r w:rsidDel="00000000" w:rsidR="00000000" w:rsidRPr="00000000">
              <w:rPr>
                <w:rtl w:val="0"/>
              </w:rPr>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spacing w:after="0" w:before="240" w:line="276" w:lineRule="auto"/>
              <w:rPr>
                <w:color w:val="000000"/>
                <w:sz w:val="24"/>
                <w:szCs w:val="24"/>
              </w:rPr>
            </w:pPr>
            <w:r w:rsidDel="00000000" w:rsidR="00000000" w:rsidRPr="00000000">
              <w:rPr>
                <w:color w:val="000000"/>
                <w:sz w:val="24"/>
                <w:szCs w:val="24"/>
                <w:rtl w:val="0"/>
              </w:rPr>
              <w:t xml:space="preserve">Tên gói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C">
            <w:pPr>
              <w:spacing w:after="0" w:before="240" w:line="276" w:lineRule="auto"/>
              <w:jc w:val="center"/>
              <w:rPr>
                <w:color w:val="000000"/>
                <w:sz w:val="24"/>
                <w:szCs w:val="24"/>
              </w:rPr>
            </w:pPr>
            <w:r w:rsidDel="00000000" w:rsidR="00000000" w:rsidRPr="00000000">
              <w:rPr>
                <w:color w:val="000000"/>
                <w:sz w:val="24"/>
                <w:szCs w:val="24"/>
                <w:rtl w:val="0"/>
              </w:rPr>
              <w:t xml:space="preserve">Placeholder: Nhập tên gói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D">
            <w:pPr>
              <w:spacing w:after="0" w:before="240" w:line="276" w:lineRule="auto"/>
              <w:rPr>
                <w:color w:val="000000"/>
                <w:sz w:val="24"/>
                <w:szCs w:val="24"/>
              </w:rPr>
            </w:pPr>
            <w:r w:rsidDel="00000000" w:rsidR="00000000" w:rsidRPr="00000000">
              <w:rPr>
                <w:color w:val="000000"/>
                <w:sz w:val="24"/>
                <w:szCs w:val="24"/>
                <w:rtl w:val="0"/>
              </w:rPr>
              <w:t xml:space="preserve">Nhập tên gói bán (ví dụ: “Giga”). </w:t>
            </w:r>
          </w:p>
          <w:p w:rsidR="00000000" w:rsidDel="00000000" w:rsidP="00000000" w:rsidRDefault="00000000" w:rsidRPr="00000000" w14:paraId="000001EE">
            <w:pPr>
              <w:spacing w:after="0" w:before="240" w:line="276" w:lineRule="auto"/>
              <w:rPr>
                <w:color w:val="000000"/>
                <w:sz w:val="24"/>
                <w:szCs w:val="24"/>
              </w:rPr>
            </w:pPr>
            <w:r w:rsidDel="00000000" w:rsidR="00000000" w:rsidRPr="00000000">
              <w:rPr>
                <w:color w:val="000000"/>
                <w:sz w:val="24"/>
                <w:szCs w:val="24"/>
                <w:rtl w:val="0"/>
              </w:rPr>
              <w:t xml:space="preserve">Đây là tên định danh của gói sản phẩm được tạo</w:t>
            </w:r>
          </w:p>
          <w:p w:rsidR="00000000" w:rsidDel="00000000" w:rsidP="00000000" w:rsidRDefault="00000000" w:rsidRPr="00000000" w14:paraId="000001EF">
            <w:pPr>
              <w:spacing w:after="0" w:before="240" w:line="276" w:lineRule="auto"/>
              <w:rPr>
                <w:color w:val="000000"/>
                <w:sz w:val="24"/>
                <w:szCs w:val="24"/>
              </w:rPr>
            </w:pPr>
            <w:r w:rsidDel="00000000" w:rsidR="00000000" w:rsidRPr="00000000">
              <w:rPr>
                <w:color w:val="000000"/>
                <w:sz w:val="24"/>
                <w:szCs w:val="24"/>
                <w:rtl w:val="0"/>
              </w:rPr>
              <w:t xml:space="preserve">Tối đa: 255 ký tự</w:t>
            </w:r>
          </w:p>
          <w:p w:rsidR="00000000" w:rsidDel="00000000" w:rsidP="00000000" w:rsidRDefault="00000000" w:rsidRPr="00000000" w14:paraId="000001F0">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w:t>
            </w:r>
          </w:p>
          <w:p w:rsidR="00000000" w:rsidDel="00000000" w:rsidP="00000000" w:rsidRDefault="00000000" w:rsidRPr="00000000" w14:paraId="000001F1">
            <w:pPr>
              <w:spacing w:after="0" w:before="240" w:line="276" w:lineRule="auto"/>
              <w:rPr>
                <w:color w:val="000000"/>
                <w:sz w:val="24"/>
                <w:szCs w:val="24"/>
              </w:rPr>
            </w:pPr>
            <w:r w:rsidDel="00000000" w:rsidR="00000000" w:rsidRPr="00000000">
              <w:rPr>
                <w:color w:val="000000"/>
                <w:sz w:val="24"/>
                <w:szCs w:val="24"/>
                <w:rtl w:val="0"/>
              </w:rPr>
              <w:t xml:space="preserve">Nếu để trống:Khi click button  Tạo mới  Hiển thị Inline message: “Không được để trống. Vui lòng nhập thông tin!”</w:t>
            </w:r>
          </w:p>
          <w:p w:rsidR="00000000" w:rsidDel="00000000" w:rsidP="00000000" w:rsidRDefault="00000000" w:rsidRPr="00000000" w14:paraId="000001F2">
            <w:pPr>
              <w:spacing w:after="0" w:before="240" w:line="276" w:lineRule="auto"/>
              <w:rPr>
                <w:color w:val="000000"/>
                <w:sz w:val="24"/>
                <w:szCs w:val="24"/>
              </w:rPr>
            </w:pPr>
            <w:r w:rsidDel="00000000" w:rsidR="00000000" w:rsidRPr="00000000">
              <w:rPr>
                <w:color w:val="000000"/>
                <w:sz w:val="24"/>
                <w:szCs w:val="24"/>
              </w:rPr>
              <w:drawing>
                <wp:inline distB="114300" distT="114300" distL="114300" distR="114300">
                  <wp:extent cx="4905375" cy="1282700"/>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05375" cy="1282700"/>
                          </a:xfrm>
                          <a:prstGeom prst="rect"/>
                          <a:ln/>
                        </pic:spPr>
                      </pic:pic>
                    </a:graphicData>
                  </a:graphic>
                </wp:inline>
              </w:drawing>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spacing w:after="0" w:before="240" w:line="276" w:lineRule="auto"/>
              <w:rPr>
                <w:color w:val="000000"/>
                <w:sz w:val="24"/>
                <w:szCs w:val="24"/>
              </w:rPr>
            </w:pPr>
            <w:r w:rsidDel="00000000" w:rsidR="00000000" w:rsidRPr="00000000">
              <w:rPr>
                <w:color w:val="000000"/>
                <w:sz w:val="24"/>
                <w:szCs w:val="24"/>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5">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6">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7">
            <w:pPr>
              <w:spacing w:after="0" w:before="240" w:line="276" w:lineRule="auto"/>
              <w:jc w:val="center"/>
              <w:rPr>
                <w:color w:val="000000"/>
                <w:sz w:val="24"/>
                <w:szCs w:val="24"/>
              </w:rPr>
            </w:pPr>
            <w:r w:rsidDel="00000000" w:rsidR="00000000" w:rsidRPr="00000000">
              <w:rPr>
                <w:color w:val="000000"/>
                <w:sz w:val="24"/>
                <w:szCs w:val="24"/>
                <w:rtl w:val="0"/>
              </w:rPr>
              <w:t xml:space="preserve">Mặc định: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spacing w:after="0" w:before="240" w:line="276" w:lineRule="auto"/>
              <w:rPr>
                <w:color w:val="000000"/>
                <w:sz w:val="24"/>
                <w:szCs w:val="24"/>
              </w:rPr>
            </w:pPr>
            <w:r w:rsidDel="00000000" w:rsidR="00000000" w:rsidRPr="00000000">
              <w:rPr>
                <w:color w:val="000000"/>
                <w:sz w:val="24"/>
                <w:szCs w:val="24"/>
                <w:rtl w:val="0"/>
              </w:rPr>
              <w:t xml:space="preserve">Chọn trạng thái hoạt động của gói bán.</w:t>
            </w:r>
          </w:p>
          <w:p w:rsidR="00000000" w:rsidDel="00000000" w:rsidP="00000000" w:rsidRDefault="00000000" w:rsidRPr="00000000" w14:paraId="000001F9">
            <w:pPr>
              <w:spacing w:after="0" w:before="240" w:line="276" w:lineRule="auto"/>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1FA">
            <w:pPr>
              <w:spacing w:after="0" w:before="240" w:line="276" w:lineRule="auto"/>
              <w:rPr>
                <w:color w:val="000000"/>
                <w:sz w:val="24"/>
                <w:szCs w:val="24"/>
              </w:rPr>
            </w:pPr>
            <w:r w:rsidDel="00000000" w:rsidR="00000000" w:rsidRPr="00000000">
              <w:rPr>
                <w:color w:val="000000"/>
                <w:sz w:val="24"/>
                <w:szCs w:val="24"/>
                <w:rtl w:val="0"/>
              </w:rPr>
              <w:t xml:space="preserve">Các giá trị:</w:t>
            </w:r>
          </w:p>
          <w:p w:rsidR="00000000" w:rsidDel="00000000" w:rsidP="00000000" w:rsidRDefault="00000000" w:rsidRPr="00000000" w14:paraId="000001FB">
            <w:pPr>
              <w:numPr>
                <w:ilvl w:val="0"/>
                <w:numId w:val="8"/>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Hoạt động</w:t>
            </w:r>
          </w:p>
          <w:p w:rsidR="00000000" w:rsidDel="00000000" w:rsidP="00000000" w:rsidRDefault="00000000" w:rsidRPr="00000000" w14:paraId="000001FC">
            <w:pPr>
              <w:numPr>
                <w:ilvl w:val="0"/>
                <w:numId w:val="8"/>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Không hoạt động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D">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E">
            <w:pPr>
              <w:spacing w:after="0" w:before="240" w:line="276" w:lineRule="auto"/>
              <w:rPr>
                <w:color w:val="000000"/>
                <w:sz w:val="24"/>
                <w:szCs w:val="24"/>
              </w:rPr>
            </w:pPr>
            <w:r w:rsidDel="00000000" w:rsidR="00000000" w:rsidRPr="00000000">
              <w:rPr>
                <w:color w:val="000000"/>
                <w:sz w:val="24"/>
                <w:szCs w:val="24"/>
                <w:rtl w:val="0"/>
              </w:rPr>
              <w:t xml:space="preserve">Phân loại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F">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0">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1">
            <w:pPr>
              <w:spacing w:after="0" w:before="240" w:line="276" w:lineRule="auto"/>
              <w:jc w:val="center"/>
              <w:rPr>
                <w:color w:val="000000"/>
                <w:sz w:val="24"/>
                <w:szCs w:val="24"/>
              </w:rPr>
            </w:pPr>
            <w:r w:rsidDel="00000000" w:rsidR="00000000" w:rsidRPr="00000000">
              <w:rPr>
                <w:color w:val="000000"/>
                <w:sz w:val="24"/>
                <w:szCs w:val="24"/>
                <w:rtl w:val="0"/>
              </w:rPr>
              <w:t xml:space="preserve">Mặc định: KH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2">
            <w:pPr>
              <w:spacing w:after="0" w:before="240" w:line="276" w:lineRule="auto"/>
              <w:rPr>
                <w:color w:val="000000"/>
                <w:sz w:val="24"/>
                <w:szCs w:val="24"/>
              </w:rPr>
            </w:pPr>
            <w:r w:rsidDel="00000000" w:rsidR="00000000" w:rsidRPr="00000000">
              <w:rPr>
                <w:color w:val="000000"/>
                <w:sz w:val="24"/>
                <w:szCs w:val="24"/>
                <w:rtl w:val="0"/>
              </w:rPr>
              <w:t xml:space="preserve">Hiện thị loại khách hàng mà gói bán áp dụng, trường chỉ có 1 phân loại khách hàng duy nhất “KH mới”.</w:t>
            </w:r>
          </w:p>
          <w:p w:rsidR="00000000" w:rsidDel="00000000" w:rsidP="00000000" w:rsidRDefault="00000000" w:rsidRPr="00000000" w14:paraId="00000203">
            <w:pPr>
              <w:spacing w:after="0" w:before="240" w:line="276" w:lineRule="auto"/>
              <w:rPr>
                <w:color w:val="000000"/>
                <w:sz w:val="24"/>
                <w:szCs w:val="24"/>
              </w:rPr>
            </w:pPr>
            <w:r w:rsidDel="00000000" w:rsidR="00000000" w:rsidRPr="00000000">
              <w:rPr>
                <w:color w:val="000000"/>
                <w:sz w:val="24"/>
                <w:szCs w:val="24"/>
                <w:rtl w:val="0"/>
              </w:rPr>
              <w:t xml:space="preserve">Không cho phép người dùng chỉnh sửa.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4">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5">
            <w:pPr>
              <w:spacing w:after="0" w:before="240" w:line="276" w:lineRule="auto"/>
              <w:rPr>
                <w:color w:val="000000"/>
                <w:sz w:val="24"/>
                <w:szCs w:val="24"/>
              </w:rPr>
            </w:pPr>
            <w:r w:rsidDel="00000000" w:rsidR="00000000" w:rsidRPr="00000000">
              <w:rPr>
                <w:color w:val="000000"/>
                <w:sz w:val="24"/>
                <w:szCs w:val="24"/>
                <w:rtl w:val="0"/>
              </w:rPr>
              <w:t xml:space="preserve">PT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6">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7">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9">
            <w:pPr>
              <w:spacing w:after="0" w:before="240" w:line="276" w:lineRule="auto"/>
              <w:rPr>
                <w:color w:val="000000"/>
                <w:sz w:val="24"/>
                <w:szCs w:val="24"/>
              </w:rPr>
            </w:pPr>
            <w:r w:rsidDel="00000000" w:rsidR="00000000" w:rsidRPr="00000000">
              <w:rPr>
                <w:color w:val="000000"/>
                <w:sz w:val="24"/>
                <w:szCs w:val="24"/>
                <w:rtl w:val="0"/>
              </w:rPr>
              <w:t xml:space="preserve">Chọn nhiều phương thức thanh toán áp dụng cho gói bán, bao gồm 2 giá trị: </w:t>
            </w:r>
          </w:p>
          <w:p w:rsidR="00000000" w:rsidDel="00000000" w:rsidP="00000000" w:rsidRDefault="00000000" w:rsidRPr="00000000" w14:paraId="0000020A">
            <w:pPr>
              <w:numPr>
                <w:ilvl w:val="0"/>
                <w:numId w:val="1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COD </w:t>
            </w:r>
          </w:p>
          <w:p w:rsidR="00000000" w:rsidDel="00000000" w:rsidP="00000000" w:rsidRDefault="00000000" w:rsidRPr="00000000" w14:paraId="0000020B">
            <w:pPr>
              <w:numPr>
                <w:ilvl w:val="0"/>
                <w:numId w:val="19"/>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Online</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spacing w:after="0" w:before="240" w:line="276" w:lineRule="auto"/>
              <w:jc w:val="center"/>
              <w:rPr>
                <w:color w:val="000000"/>
                <w:sz w:val="24"/>
                <w:szCs w:val="24"/>
              </w:rPr>
            </w:pPr>
            <w:r w:rsidDel="00000000" w:rsidR="00000000" w:rsidRPr="00000000">
              <w:rPr>
                <w:color w:val="000000"/>
                <w:sz w:val="24"/>
                <w:szCs w:val="24"/>
                <w:rtl w:val="0"/>
              </w:rPr>
              <w:t xml:space="preserve">5 </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spacing w:after="0" w:before="240" w:line="276" w:lineRule="auto"/>
              <w:rPr>
                <w:color w:val="000000"/>
                <w:sz w:val="24"/>
                <w:szCs w:val="24"/>
              </w:rPr>
            </w:pPr>
            <w:r w:rsidDel="00000000" w:rsidR="00000000" w:rsidRPr="00000000">
              <w:rPr>
                <w:color w:val="000000"/>
                <w:sz w:val="24"/>
                <w:szCs w:val="24"/>
                <w:rtl w:val="0"/>
              </w:rPr>
              <w:t xml:space="preserve">RouteName </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spacing w:after="0" w:before="240" w:line="276" w:lineRule="auto"/>
              <w:rPr>
                <w:color w:val="000000"/>
                <w:sz w:val="24"/>
                <w:szCs w:val="24"/>
              </w:rPr>
            </w:pPr>
            <w:r w:rsidDel="00000000" w:rsidR="00000000" w:rsidRPr="00000000">
              <w:rPr>
                <w:color w:val="000000"/>
                <w:sz w:val="24"/>
                <w:szCs w:val="24"/>
                <w:rtl w:val="0"/>
              </w:rPr>
              <w:t xml:space="preserve">Tên đường dẫn dùng để điều hướng đến gói bán</w:t>
            </w:r>
          </w:p>
          <w:p w:rsidR="00000000" w:rsidDel="00000000" w:rsidP="00000000" w:rsidRDefault="00000000" w:rsidRPr="00000000" w14:paraId="00000212">
            <w:pPr>
              <w:spacing w:after="0" w:before="240" w:line="276" w:lineRule="auto"/>
              <w:rPr>
                <w:color w:val="000000"/>
                <w:sz w:val="24"/>
                <w:szCs w:val="24"/>
              </w:rPr>
            </w:pPr>
            <w:r w:rsidDel="00000000" w:rsidR="00000000" w:rsidRPr="00000000">
              <w:rPr>
                <w:color w:val="000000"/>
                <w:sz w:val="24"/>
                <w:szCs w:val="24"/>
                <w:rtl w:val="0"/>
              </w:rPr>
              <w:t xml:space="preserve">field này luôn dạng grey out, không cho user sửa</w:t>
            </w:r>
          </w:p>
          <w:p w:rsidR="00000000" w:rsidDel="00000000" w:rsidP="00000000" w:rsidRDefault="00000000" w:rsidRPr="00000000" w14:paraId="00000213">
            <w:pPr>
              <w:spacing w:after="0" w:before="240" w:line="276" w:lineRule="auto"/>
              <w:rPr>
                <w:color w:val="000000"/>
                <w:sz w:val="24"/>
                <w:szCs w:val="24"/>
              </w:rPr>
            </w:pPr>
            <w:r w:rsidDel="00000000" w:rsidR="00000000" w:rsidRPr="00000000">
              <w:rPr>
                <w:color w:val="000000"/>
                <w:sz w:val="24"/>
                <w:szCs w:val="24"/>
                <w:rtl w:val="0"/>
              </w:rPr>
              <w:t xml:space="preserve">Tại màn hình tạo mới lần đầu, có field trống , sau khi tạo xong gói bán sẽ tự sinh route-name theo tên (như quy tắc bên dưới). </w:t>
            </w:r>
          </w:p>
          <w:p w:rsidR="00000000" w:rsidDel="00000000" w:rsidP="00000000" w:rsidRDefault="00000000" w:rsidRPr="00000000" w14:paraId="00000214">
            <w:pPr>
              <w:spacing w:after="0" w:before="240" w:line="276" w:lineRule="auto"/>
              <w:rPr>
                <w:color w:val="000000"/>
                <w:sz w:val="24"/>
                <w:szCs w:val="24"/>
              </w:rPr>
            </w:pPr>
            <w:r w:rsidDel="00000000" w:rsidR="00000000" w:rsidRPr="00000000">
              <w:rPr>
                <w:color w:val="000000"/>
                <w:sz w:val="24"/>
                <w:szCs w:val="24"/>
                <w:rtl w:val="0"/>
              </w:rPr>
              <w:t xml:space="preserve">Khi vào màn hình xem chi tiết hoặc chỉnh sửa thì vẫn hiển thị dạng grey out có giá trị route-name đã gen.</w:t>
            </w:r>
          </w:p>
          <w:p w:rsidR="00000000" w:rsidDel="00000000" w:rsidP="00000000" w:rsidRDefault="00000000" w:rsidRPr="00000000" w14:paraId="00000215">
            <w:pPr>
              <w:spacing w:after="240" w:before="240" w:line="276" w:lineRule="auto"/>
              <w:rPr>
                <w:color w:val="000000"/>
                <w:sz w:val="24"/>
                <w:szCs w:val="24"/>
              </w:rPr>
            </w:pPr>
            <w:r w:rsidDel="00000000" w:rsidR="00000000" w:rsidRPr="00000000">
              <w:rPr>
                <w:color w:val="000000"/>
                <w:sz w:val="24"/>
                <w:szCs w:val="24"/>
                <w:rtl w:val="0"/>
              </w:rPr>
              <w:t xml:space="preserve">1. Quy tắc sinh routeName</w:t>
            </w:r>
          </w:p>
          <w:p w:rsidR="00000000" w:rsidDel="00000000" w:rsidP="00000000" w:rsidRDefault="00000000" w:rsidRPr="00000000" w14:paraId="00000216">
            <w:pPr>
              <w:spacing w:after="240" w:before="240" w:line="276" w:lineRule="auto"/>
              <w:rPr>
                <w:color w:val="000000"/>
                <w:sz w:val="24"/>
                <w:szCs w:val="24"/>
              </w:rPr>
            </w:pPr>
            <w:r w:rsidDel="00000000" w:rsidR="00000000" w:rsidRPr="00000000">
              <w:rPr>
                <w:color w:val="000000"/>
                <w:sz w:val="24"/>
                <w:szCs w:val="24"/>
                <w:rtl w:val="0"/>
              </w:rPr>
              <w:t xml:space="preserve">routeName được auto-generate từ trường “Tên gói bán” tại thời điểm tạo gói</w:t>
            </w:r>
          </w:p>
          <w:p w:rsidR="00000000" w:rsidDel="00000000" w:rsidP="00000000" w:rsidRDefault="00000000" w:rsidRPr="00000000" w14:paraId="00000217">
            <w:pPr>
              <w:numPr>
                <w:ilvl w:val="0"/>
                <w:numId w:val="6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Quy tắc chuẩn hoá routeName </w:t>
            </w:r>
          </w:p>
          <w:p w:rsidR="00000000" w:rsidDel="00000000" w:rsidP="00000000" w:rsidRDefault="00000000" w:rsidRPr="00000000" w14:paraId="00000218">
            <w:pPr>
              <w:numPr>
                <w:ilvl w:val="0"/>
                <w:numId w:val="3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Chuyển toàn bộ ký tự sang chữ thường</w:t>
            </w:r>
          </w:p>
          <w:p w:rsidR="00000000" w:rsidDel="00000000" w:rsidP="00000000" w:rsidRDefault="00000000" w:rsidRPr="00000000" w14:paraId="00000219">
            <w:pPr>
              <w:numPr>
                <w:ilvl w:val="0"/>
                <w:numId w:val="3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Loại bỏ toàn bộ dấu tiếng Việt</w:t>
            </w:r>
          </w:p>
          <w:p w:rsidR="00000000" w:rsidDel="00000000" w:rsidP="00000000" w:rsidRDefault="00000000" w:rsidRPr="00000000" w14:paraId="0000021A">
            <w:pPr>
              <w:numPr>
                <w:ilvl w:val="0"/>
                <w:numId w:val="3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Chỉ cho phép ký tự: a–z, 0–9, -</w:t>
            </w:r>
          </w:p>
          <w:p w:rsidR="00000000" w:rsidDel="00000000" w:rsidP="00000000" w:rsidRDefault="00000000" w:rsidRPr="00000000" w14:paraId="0000021B">
            <w:pPr>
              <w:numPr>
                <w:ilvl w:val="0"/>
                <w:numId w:val="34"/>
              </w:numPr>
              <w:spacing w:after="0" w:afterAutospacing="0" w:before="0" w:beforeAutospacing="0" w:line="276" w:lineRule="auto"/>
              <w:ind w:left="720" w:hanging="360"/>
              <w:rPr>
                <w:color w:val="000000"/>
                <w:sz w:val="24"/>
                <w:szCs w:val="24"/>
              </w:rPr>
            </w:pPr>
            <w:r w:rsidDel="00000000" w:rsidR="00000000" w:rsidRPr="00000000">
              <w:rPr>
                <w:rFonts w:ascii="Caudex" w:cs="Caudex" w:eastAsia="Caudex" w:hAnsi="Caudex"/>
                <w:color w:val="000000"/>
                <w:sz w:val="24"/>
                <w:szCs w:val="24"/>
                <w:rtl w:val="0"/>
              </w:rPr>
              <w:t xml:space="preserve">Khoảng trắng (space) → thay bằng dấu gạch ngang -</w:t>
            </w:r>
          </w:p>
          <w:p w:rsidR="00000000" w:rsidDel="00000000" w:rsidP="00000000" w:rsidRDefault="00000000" w:rsidRPr="00000000" w14:paraId="0000021C">
            <w:pPr>
              <w:numPr>
                <w:ilvl w:val="0"/>
                <w:numId w:val="3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Không bắt đầu và không kết thúc bằng dấu -</w:t>
            </w:r>
          </w:p>
          <w:p w:rsidR="00000000" w:rsidDel="00000000" w:rsidP="00000000" w:rsidRDefault="00000000" w:rsidRPr="00000000" w14:paraId="0000021D">
            <w:pPr>
              <w:numPr>
                <w:ilvl w:val="0"/>
                <w:numId w:val="3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Loại bỏ ký tự đặc biệt: / \ ? % # &amp; * ! @</w:t>
            </w:r>
          </w:p>
          <w:p w:rsidR="00000000" w:rsidDel="00000000" w:rsidP="00000000" w:rsidRDefault="00000000" w:rsidRPr="00000000" w14:paraId="0000021E">
            <w:pPr>
              <w:numPr>
                <w:ilvl w:val="0"/>
                <w:numId w:val="10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Quy tắc xử lý trùng routeName</w:t>
            </w:r>
          </w:p>
          <w:p w:rsidR="00000000" w:rsidDel="00000000" w:rsidP="00000000" w:rsidRDefault="00000000" w:rsidRPr="00000000" w14:paraId="0000021F">
            <w:pPr>
              <w:numPr>
                <w:ilvl w:val="0"/>
                <w:numId w:val="3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routeName phải là duy nhất (unique) trong hệ thống.</w:t>
            </w:r>
          </w:p>
          <w:p w:rsidR="00000000" w:rsidDel="00000000" w:rsidP="00000000" w:rsidRDefault="00000000" w:rsidRPr="00000000" w14:paraId="00000220">
            <w:pPr>
              <w:numPr>
                <w:ilvl w:val="0"/>
                <w:numId w:val="33"/>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Nếu routeName sinh ra bị trùng, BE tự động append hậu tố tăng dần</w:t>
            </w:r>
          </w:p>
          <w:p w:rsidR="00000000" w:rsidDel="00000000" w:rsidP="00000000" w:rsidRDefault="00000000" w:rsidRPr="00000000" w14:paraId="00000221">
            <w:pPr>
              <w:spacing w:after="240" w:before="240" w:line="276" w:lineRule="auto"/>
              <w:rPr>
                <w:color w:val="000000"/>
                <w:sz w:val="24"/>
                <w:szCs w:val="24"/>
              </w:rPr>
            </w:pPr>
            <w:r w:rsidDel="00000000" w:rsidR="00000000" w:rsidRPr="00000000">
              <w:rPr>
                <w:color w:val="000000"/>
                <w:sz w:val="24"/>
                <w:szCs w:val="24"/>
                <w:rtl w:val="0"/>
              </w:rPr>
              <w:t xml:space="preserve">Ví dụ: combo-internet-sky-f2-vip</w:t>
            </w:r>
          </w:p>
          <w:p w:rsidR="00000000" w:rsidDel="00000000" w:rsidP="00000000" w:rsidRDefault="00000000" w:rsidRPr="00000000" w14:paraId="00000222">
            <w:pPr>
              <w:spacing w:after="240" w:before="240" w:line="276" w:lineRule="auto"/>
              <w:rPr>
                <w:color w:val="000000"/>
                <w:sz w:val="24"/>
                <w:szCs w:val="24"/>
              </w:rPr>
            </w:pPr>
            <w:r w:rsidDel="00000000" w:rsidR="00000000" w:rsidRPr="00000000">
              <w:rPr>
                <w:color w:val="000000"/>
                <w:sz w:val="24"/>
                <w:szCs w:val="24"/>
                <w:rtl w:val="0"/>
              </w:rPr>
              <w:t xml:space="preserve">combo-internet-sky-f2-vip-2</w:t>
            </w:r>
          </w:p>
          <w:p w:rsidR="00000000" w:rsidDel="00000000" w:rsidP="00000000" w:rsidRDefault="00000000" w:rsidRPr="00000000" w14:paraId="00000223">
            <w:pPr>
              <w:spacing w:after="240" w:before="240" w:line="276" w:lineRule="auto"/>
              <w:rPr>
                <w:color w:val="000000"/>
                <w:sz w:val="24"/>
                <w:szCs w:val="24"/>
              </w:rPr>
            </w:pPr>
            <w:r w:rsidDel="00000000" w:rsidR="00000000" w:rsidRPr="00000000">
              <w:rPr>
                <w:color w:val="000000"/>
                <w:sz w:val="24"/>
                <w:szCs w:val="24"/>
                <w:rtl w:val="0"/>
              </w:rPr>
              <w:t xml:space="preserve">combo-internet-sky-f2-vip-3</w:t>
            </w:r>
          </w:p>
          <w:p w:rsidR="00000000" w:rsidDel="00000000" w:rsidP="00000000" w:rsidRDefault="00000000" w:rsidRPr="00000000" w14:paraId="00000224">
            <w:pPr>
              <w:numPr>
                <w:ilvl w:val="0"/>
                <w:numId w:val="110"/>
              </w:numPr>
              <w:spacing w:after="240" w:before="240" w:line="276" w:lineRule="auto"/>
              <w:ind w:left="720" w:hanging="360"/>
              <w:rPr>
                <w:color w:val="000000"/>
                <w:sz w:val="24"/>
                <w:szCs w:val="24"/>
              </w:rPr>
            </w:pPr>
            <w:r w:rsidDel="00000000" w:rsidR="00000000" w:rsidRPr="00000000">
              <w:rPr>
                <w:color w:val="000000"/>
                <w:sz w:val="24"/>
                <w:szCs w:val="24"/>
                <w:rtl w:val="0"/>
              </w:rPr>
              <w:t xml:space="preserve">Quy tắc chỉnh sửa routeName</w:t>
            </w:r>
          </w:p>
          <w:p w:rsidR="00000000" w:rsidDel="00000000" w:rsidP="00000000" w:rsidRDefault="00000000" w:rsidRPr="00000000" w14:paraId="00000225">
            <w:pPr>
              <w:spacing w:after="240" w:before="240" w:line="276" w:lineRule="auto"/>
              <w:rPr>
                <w:color w:val="000000"/>
                <w:sz w:val="24"/>
                <w:szCs w:val="24"/>
              </w:rPr>
            </w:pPr>
            <w:r w:rsidDel="00000000" w:rsidR="00000000" w:rsidRPr="00000000">
              <w:rPr>
                <w:color w:val="000000"/>
                <w:sz w:val="24"/>
                <w:szCs w:val="24"/>
                <w:rtl w:val="0"/>
              </w:rPr>
              <w:t xml:space="preserve">Khi chỉnh sửa Tên gói bán: KHÔNG cho phép cập nhật routeName</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6">
            <w:pPr>
              <w:spacing w:after="0" w:before="240" w:line="276" w:lineRule="auto"/>
              <w:jc w:val="center"/>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20.0" w:type="dxa"/>
              <w:bottom w:w="120.0" w:type="dxa"/>
              <w:right w:w="12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Toàn trình</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20.0" w:type="dxa"/>
              <w:bottom w:w="120.0" w:type="dxa"/>
              <w:right w:w="12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Checkbox</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20.0" w:type="dxa"/>
              <w:bottom w:w="120.0" w:type="dxa"/>
              <w:right w:w="12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N</w:t>
            </w:r>
          </w:p>
        </w:tc>
        <w:tc>
          <w:tcPr>
            <w:tcBorders>
              <w:top w:color="000000" w:space="0" w:sz="6" w:val="single"/>
              <w:left w:color="000000" w:space="0" w:sz="6" w:val="single"/>
              <w:bottom w:color="000000" w:space="0" w:sz="6"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Mặc định có Check chọn trường thông tin</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Field đánh dấu gói bán có được bán toàn trình hay không.</w:t>
            </w:r>
          </w:p>
          <w:p w:rsidR="00000000" w:rsidDel="00000000" w:rsidP="00000000" w:rsidRDefault="00000000" w:rsidRPr="00000000" w14:paraId="0000022C">
            <w:pPr>
              <w:numPr>
                <w:ilvl w:val="0"/>
                <w:numId w:val="108"/>
              </w:numPr>
              <w:pBdr>
                <w:top w:space="0" w:sz="0" w:val="nil"/>
                <w:left w:space="0" w:sz="0" w:val="nil"/>
                <w:bottom w:space="0" w:sz="0" w:val="nil"/>
                <w:right w:space="0" w:sz="0" w:val="nil"/>
                <w:between w:space="0" w:sz="0" w:val="nil"/>
              </w:pBdr>
              <w:spacing w:after="0" w:afterAutospacing="0" w:before="360" w:line="411.35999999999996" w:lineRule="auto"/>
              <w:ind w:left="720" w:hanging="360"/>
              <w:rPr>
                <w:color w:val="292a2e"/>
                <w:sz w:val="24"/>
                <w:szCs w:val="24"/>
              </w:rPr>
            </w:pPr>
            <w:r w:rsidDel="00000000" w:rsidR="00000000" w:rsidRPr="00000000">
              <w:rPr>
                <w:color w:val="292a2e"/>
                <w:sz w:val="24"/>
                <w:szCs w:val="24"/>
                <w:rtl w:val="0"/>
              </w:rPr>
              <w:t xml:space="preserve">Có tick chọn checkbox Toàn trình, là gói bán được bán toàn trình </w:t>
            </w:r>
          </w:p>
          <w:p w:rsidR="00000000" w:rsidDel="00000000" w:rsidP="00000000" w:rsidRDefault="00000000" w:rsidRPr="00000000" w14:paraId="0000022D">
            <w:pPr>
              <w:numPr>
                <w:ilvl w:val="0"/>
                <w:numId w:val="108"/>
              </w:numPr>
              <w:pBdr>
                <w:top w:space="0" w:sz="0" w:val="nil"/>
                <w:left w:space="0" w:sz="0" w:val="nil"/>
                <w:bottom w:space="0" w:sz="0" w:val="nil"/>
                <w:right w:space="0" w:sz="0" w:val="nil"/>
                <w:between w:space="0" w:sz="0" w:val="nil"/>
              </w:pBdr>
              <w:spacing w:after="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Không tick chọn checkbox Toàn trình, được xác định là gói bán bán toàn trình </w:t>
              <w:br w:type="textWrapping"/>
              <w:t xml:space="preserve">Và khi đã gán giá bán, trường vẫn được chỉnh sửa check/uncheck.</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Pr>
              <w:drawing>
                <wp:inline distB="114300" distT="114300" distL="114300" distR="114300">
                  <wp:extent cx="4791075" cy="1473200"/>
                  <wp:effectExtent b="0" l="0" r="0" t="0"/>
                  <wp:docPr id="3"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791075" cy="1473200"/>
                          </a:xfrm>
                          <a:prstGeom prst="rect"/>
                          <a:ln/>
                        </pic:spPr>
                      </pic:pic>
                    </a:graphicData>
                  </a:graphic>
                </wp:inline>
              </w:drawing>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F">
            <w:pPr>
              <w:spacing w:after="0" w:before="240" w:line="276" w:lineRule="auto"/>
              <w:jc w:val="center"/>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20.0" w:type="dxa"/>
              <w:bottom w:w="120.0" w:type="dxa"/>
              <w:right w:w="12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Loại gói </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20.0" w:type="dxa"/>
              <w:bottom w:w="120.0" w:type="dxa"/>
              <w:right w:w="12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Dropdown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20.0" w:type="dxa"/>
              <w:bottom w:w="120.0" w:type="dxa"/>
              <w:right w:w="12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Y</w:t>
            </w:r>
          </w:p>
        </w:tc>
        <w:tc>
          <w:tcPr>
            <w:tcBorders>
              <w:top w:color="000000" w:space="0" w:sz="6" w:val="single"/>
              <w:left w:color="000000" w:space="0" w:sz="6" w:val="single"/>
              <w:bottom w:color="000000" w:space="0" w:sz="6"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240" w:before="240" w:line="411.35999999999996" w:lineRule="auto"/>
              <w:rPr>
                <w:color w:val="292a2e"/>
                <w:sz w:val="24"/>
                <w:szCs w:val="24"/>
              </w:rPr>
            </w:pPr>
            <w:r w:rsidDel="00000000" w:rsidR="00000000" w:rsidRPr="00000000">
              <w:rPr>
                <w:color w:val="292a2e"/>
                <w:sz w:val="24"/>
                <w:szCs w:val="24"/>
                <w:rtl w:val="0"/>
              </w:rPr>
              <w:t xml:space="preserve">Trường loại gói để xác định UI card và trang chi tiết hiển thị lên kênh bán theo từng template.</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240" w:before="240" w:line="411.35999999999996" w:lineRule="auto"/>
              <w:rPr>
                <w:color w:val="292a2e"/>
                <w:sz w:val="24"/>
                <w:szCs w:val="24"/>
              </w:rPr>
            </w:pPr>
            <w:r w:rsidDel="00000000" w:rsidR="00000000" w:rsidRPr="00000000">
              <w:rPr>
                <w:color w:val="292a2e"/>
                <w:sz w:val="24"/>
                <w:szCs w:val="24"/>
                <w:rtl w:val="0"/>
              </w:rPr>
              <w:t xml:space="preserve">Chọn 1 giá trị</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240" w:before="240" w:line="411.35999999999996" w:lineRule="auto"/>
              <w:rPr>
                <w:color w:val="292a2e"/>
                <w:sz w:val="24"/>
                <w:szCs w:val="24"/>
              </w:rPr>
            </w:pPr>
            <w:r w:rsidDel="00000000" w:rsidR="00000000" w:rsidRPr="00000000">
              <w:rPr>
                <w:color w:val="292a2e"/>
                <w:sz w:val="24"/>
                <w:szCs w:val="24"/>
                <w:rtl w:val="0"/>
              </w:rPr>
              <w:t xml:space="preserve">Danh sách giá trị:</w:t>
            </w:r>
          </w:p>
          <w:p w:rsidR="00000000" w:rsidDel="00000000" w:rsidP="00000000" w:rsidRDefault="00000000" w:rsidRPr="00000000" w14:paraId="00000237">
            <w:pPr>
              <w:numPr>
                <w:ilvl w:val="0"/>
                <w:numId w:val="7"/>
              </w:numPr>
              <w:pBdr>
                <w:top w:space="0" w:sz="0" w:val="nil"/>
                <w:left w:space="0" w:sz="0" w:val="nil"/>
                <w:bottom w:space="0" w:sz="0" w:val="nil"/>
                <w:right w:space="0" w:sz="0" w:val="nil"/>
                <w:between w:space="0" w:sz="0" w:val="nil"/>
              </w:pBdr>
              <w:spacing w:after="0" w:afterAutospacing="0" w:before="240" w:line="411.35999999999996" w:lineRule="auto"/>
              <w:ind w:left="720" w:hanging="360"/>
              <w:rPr>
                <w:color w:val="292a2e"/>
                <w:sz w:val="24"/>
                <w:szCs w:val="24"/>
              </w:rPr>
            </w:pPr>
            <w:r w:rsidDel="00000000" w:rsidR="00000000" w:rsidRPr="00000000">
              <w:rPr>
                <w:color w:val="292a2e"/>
                <w:sz w:val="24"/>
                <w:szCs w:val="24"/>
                <w:rtl w:val="0"/>
              </w:rPr>
              <w:t xml:space="preserve">Internet</w:t>
            </w:r>
          </w:p>
          <w:p w:rsidR="00000000" w:rsidDel="00000000" w:rsidP="00000000" w:rsidRDefault="00000000" w:rsidRPr="00000000" w14:paraId="00000238">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FPT Play</w:t>
            </w:r>
          </w:p>
          <w:p w:rsidR="00000000" w:rsidDel="00000000" w:rsidP="00000000" w:rsidRDefault="00000000" w:rsidRPr="00000000" w14:paraId="00000239">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FPT Camera</w:t>
            </w:r>
          </w:p>
          <w:p w:rsidR="00000000" w:rsidDel="00000000" w:rsidP="00000000" w:rsidRDefault="00000000" w:rsidRPr="00000000" w14:paraId="0000023A">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FPT Smart Home</w:t>
            </w:r>
          </w:p>
          <w:p w:rsidR="00000000" w:rsidDel="00000000" w:rsidP="00000000" w:rsidRDefault="00000000" w:rsidRPr="00000000" w14:paraId="0000023B">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FPT Medicare</w:t>
            </w:r>
          </w:p>
          <w:p w:rsidR="00000000" w:rsidDel="00000000" w:rsidP="00000000" w:rsidRDefault="00000000" w:rsidRPr="00000000" w14:paraId="0000023C">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Smart Tivi</w:t>
            </w:r>
          </w:p>
          <w:p w:rsidR="00000000" w:rsidDel="00000000" w:rsidP="00000000" w:rsidRDefault="00000000" w:rsidRPr="00000000" w14:paraId="0000023D">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AP</w:t>
            </w:r>
          </w:p>
          <w:p w:rsidR="00000000" w:rsidDel="00000000" w:rsidP="00000000" w:rsidRDefault="00000000" w:rsidRPr="00000000" w14:paraId="0000023E">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Ultrafast</w:t>
            </w:r>
          </w:p>
          <w:p w:rsidR="00000000" w:rsidDel="00000000" w:rsidP="00000000" w:rsidRDefault="00000000" w:rsidRPr="00000000" w14:paraId="0000023F">
            <w:pPr>
              <w:numPr>
                <w:ilvl w:val="0"/>
                <w:numId w:val="7"/>
              </w:numPr>
              <w:pBdr>
                <w:top w:space="0" w:sz="0" w:val="nil"/>
                <w:left w:space="0" w:sz="0" w:val="nil"/>
                <w:bottom w:space="0" w:sz="0" w:val="nil"/>
                <w:right w:space="0" w:sz="0" w:val="nil"/>
                <w:between w:space="0" w:sz="0" w:val="nil"/>
              </w:pBdr>
              <w:spacing w:after="0" w:afterAutospacing="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Hyperfast</w:t>
            </w:r>
          </w:p>
          <w:p w:rsidR="00000000" w:rsidDel="00000000" w:rsidP="00000000" w:rsidRDefault="00000000" w:rsidRPr="00000000" w14:paraId="00000240">
            <w:pPr>
              <w:numPr>
                <w:ilvl w:val="0"/>
                <w:numId w:val="7"/>
              </w:numPr>
              <w:pBdr>
                <w:top w:space="0" w:sz="0" w:val="nil"/>
                <w:left w:space="0" w:sz="0" w:val="nil"/>
                <w:bottom w:space="0" w:sz="0" w:val="nil"/>
                <w:right w:space="0" w:sz="0" w:val="nil"/>
                <w:between w:space="0" w:sz="0" w:val="nil"/>
              </w:pBdr>
              <w:spacing w:after="24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F-Safe</w:t>
            </w:r>
          </w:p>
        </w:tc>
      </w:tr>
      <w:tr>
        <w:trPr>
          <w:cantSplit w:val="0"/>
          <w:trHeight w:val="449" w:hRule="atLeast"/>
          <w:tblHeader w:val="0"/>
        </w:trPr>
        <w:tc>
          <w:tcPr>
            <w:gridSpan w:val="6"/>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24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Step 1.2: Thêm sản phẩm : </w:t>
            </w:r>
            <w:r w:rsidDel="00000000" w:rsidR="00000000" w:rsidRPr="00000000">
              <w:rPr>
                <w:color w:val="000000"/>
                <w:sz w:val="24"/>
                <w:szCs w:val="24"/>
                <w:rtl w:val="0"/>
              </w:rPr>
              <w:t xml:space="preserve">Thêm SKU vào gói bán </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after="0" w:before="240" w:line="276" w:lineRule="auto"/>
              <w:rPr>
                <w:color w:val="000000"/>
                <w:sz w:val="24"/>
                <w:szCs w:val="24"/>
              </w:rPr>
            </w:pPr>
            <w:r w:rsidDel="00000000" w:rsidR="00000000" w:rsidRPr="00000000">
              <w:rPr>
                <w:color w:val="000000"/>
                <w:sz w:val="24"/>
                <w:szCs w:val="24"/>
                <w:rtl w:val="0"/>
              </w:rPr>
              <w:t xml:space="preserve">Thêm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spacing w:after="0" w:before="240" w:line="276" w:lineRule="auto"/>
              <w:jc w:val="center"/>
              <w:rPr>
                <w:color w:val="000000"/>
                <w:sz w:val="24"/>
                <w:szCs w:val="24"/>
              </w:rPr>
            </w:pPr>
            <w:r w:rsidDel="00000000" w:rsidR="00000000" w:rsidRPr="00000000">
              <w:rPr>
                <w:color w:val="000000"/>
                <w:sz w:val="24"/>
                <w:szCs w:val="24"/>
                <w:rtl w:val="0"/>
              </w:rPr>
              <w:t xml:space="preserve">Header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spacing w:after="0" w:before="240" w:line="276" w:lineRule="auto"/>
              <w:rPr>
                <w:color w:val="000000"/>
                <w:sz w:val="24"/>
                <w:szCs w:val="24"/>
              </w:rPr>
            </w:pPr>
            <w:r w:rsidDel="00000000" w:rsidR="00000000" w:rsidRPr="00000000">
              <w:rPr>
                <w:color w:val="000000"/>
                <w:sz w:val="24"/>
                <w:szCs w:val="24"/>
                <w:rtl w:val="0"/>
              </w:rPr>
              <w:t xml:space="preserve">Phần cấu hình chi tiết danh sách sản phẩm(SKU) đi kèm gói bán</w:t>
            </w:r>
          </w:p>
          <w:p w:rsidR="00000000" w:rsidDel="00000000" w:rsidP="00000000" w:rsidRDefault="00000000" w:rsidRPr="00000000" w14:paraId="0000024D">
            <w:pPr>
              <w:spacing w:after="0" w:before="240" w:line="276" w:lineRule="auto"/>
              <w:rPr>
                <w:color w:val="000000"/>
                <w:sz w:val="24"/>
                <w:szCs w:val="24"/>
              </w:rPr>
            </w:pPr>
            <w:r w:rsidDel="00000000" w:rsidR="00000000" w:rsidRPr="00000000">
              <w:rPr>
                <w:color w:val="000000"/>
                <w:sz w:val="24"/>
                <w:szCs w:val="24"/>
                <w:rtl w:val="0"/>
              </w:rPr>
              <w:t xml:space="preserve">Click để thu gọn hoặc mở rộng thông tin danh sách sản phẩm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E">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F">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3">
            <w:pPr>
              <w:spacing w:after="0" w:before="240" w:line="276" w:lineRule="auto"/>
              <w:rPr>
                <w:color w:val="000000"/>
                <w:sz w:val="24"/>
                <w:szCs w:val="24"/>
              </w:rPr>
            </w:pPr>
            <w:r w:rsidDel="00000000" w:rsidR="00000000" w:rsidRPr="00000000">
              <w:rPr>
                <w:color w:val="000000"/>
                <w:sz w:val="24"/>
                <w:szCs w:val="24"/>
                <w:rtl w:val="0"/>
              </w:rPr>
              <w:t xml:space="preserve">Hiển thị số thứ tự tự tăng của Sản phẩm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4">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5">
            <w:pPr>
              <w:spacing w:after="0" w:before="240" w:line="276" w:lineRule="auto"/>
              <w:rPr>
                <w:color w:val="000000"/>
                <w:sz w:val="24"/>
                <w:szCs w:val="24"/>
              </w:rPr>
            </w:pPr>
            <w:r w:rsidDel="00000000" w:rsidR="00000000" w:rsidRPr="00000000">
              <w:rPr>
                <w:color w:val="000000"/>
                <w:sz w:val="24"/>
                <w:szCs w:val="24"/>
                <w:rtl w:val="0"/>
              </w:rPr>
              <w:t xml:space="preserve">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6">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after="0" w:before="240" w:line="276" w:lineRule="auto"/>
              <w:rPr>
                <w:color w:val="000000"/>
                <w:sz w:val="24"/>
                <w:szCs w:val="24"/>
              </w:rPr>
            </w:pPr>
            <w:r w:rsidDel="00000000" w:rsidR="00000000" w:rsidRPr="00000000">
              <w:rPr>
                <w:color w:val="000000"/>
                <w:sz w:val="24"/>
                <w:szCs w:val="24"/>
                <w:rtl w:val="0"/>
              </w:rPr>
              <w:t xml:space="preserve">Click để chọn 1 sản phẩm trong gói</w:t>
            </w:r>
          </w:p>
          <w:p w:rsidR="00000000" w:rsidDel="00000000" w:rsidP="00000000" w:rsidRDefault="00000000" w:rsidRPr="00000000" w14:paraId="0000025A">
            <w:pPr>
              <w:spacing w:after="0" w:before="240" w:line="276" w:lineRule="auto"/>
              <w:rPr>
                <w:color w:val="000000"/>
                <w:sz w:val="24"/>
                <w:szCs w:val="24"/>
              </w:rPr>
            </w:pPr>
            <w:r w:rsidDel="00000000" w:rsidR="00000000" w:rsidRPr="00000000">
              <w:rPr>
                <w:color w:val="000000"/>
                <w:sz w:val="24"/>
                <w:szCs w:val="24"/>
                <w:rtl w:val="0"/>
              </w:rPr>
              <w:t xml:space="preserve">Hệ thống lấy danh sách sản phẩm có Hình thức quản lý = Dịch vụ Billing, Thiết bị lẻ, Dịch vụ SA lấy từ danh sách SKU</w:t>
            </w:r>
            <w:r w:rsidDel="00000000" w:rsidR="00000000" w:rsidRPr="00000000">
              <w:rPr>
                <w:rtl w:val="0"/>
              </w:rPr>
            </w:r>
          </w:p>
          <w:p w:rsidR="00000000" w:rsidDel="00000000" w:rsidP="00000000" w:rsidRDefault="00000000" w:rsidRPr="00000000" w14:paraId="0000025B">
            <w:pPr>
              <w:spacing w:after="0" w:before="240" w:line="276" w:lineRule="auto"/>
              <w:rPr>
                <w:color w:val="000000"/>
                <w:sz w:val="24"/>
                <w:szCs w:val="24"/>
              </w:rPr>
            </w:pPr>
            <w:r w:rsidDel="00000000" w:rsidR="00000000" w:rsidRPr="00000000">
              <w:rPr>
                <w:color w:val="000000"/>
                <w:sz w:val="24"/>
                <w:szCs w:val="24"/>
                <w:rtl w:val="0"/>
              </w:rPr>
              <w:t xml:space="preserve">User nhập keyword tên hiển thị của SKU, hệ thống search tương ứng trả ra kết quả SKU theo giá trị vừa nhập.  </w:t>
            </w:r>
          </w:p>
          <w:p w:rsidR="00000000" w:rsidDel="00000000" w:rsidP="00000000" w:rsidRDefault="00000000" w:rsidRPr="00000000" w14:paraId="0000025C">
            <w:pPr>
              <w:numPr>
                <w:ilvl w:val="0"/>
                <w:numId w:val="27"/>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Với Sản phẩm chính(có đánh STT): Sản phẩm bắt buộc mua trong gói </w:t>
            </w:r>
          </w:p>
          <w:p w:rsidR="00000000" w:rsidDel="00000000" w:rsidP="00000000" w:rsidRDefault="00000000" w:rsidRPr="00000000" w14:paraId="0000025D">
            <w:pPr>
              <w:numPr>
                <w:ilvl w:val="0"/>
                <w:numId w:val="2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Với Sản phẩm đi kèm hoặc phí đi kèm (nằm dưới sản phẩm chính, không có STT đi kèm):</w:t>
            </w:r>
          </w:p>
          <w:p w:rsidR="00000000" w:rsidDel="00000000" w:rsidP="00000000" w:rsidRDefault="00000000" w:rsidRPr="00000000" w14:paraId="0000025E">
            <w:pPr>
              <w:numPr>
                <w:ilvl w:val="1"/>
                <w:numId w:val="27"/>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Nếu chọn là Sản phẩm đi kèm: hiển thị danh sách SKU nằm trong cấu hình “Sản phẩm đi kèm” của SKU cha </w:t>
            </w:r>
          </w:p>
          <w:p w:rsidR="00000000" w:rsidDel="00000000" w:rsidP="00000000" w:rsidRDefault="00000000" w:rsidRPr="00000000" w14:paraId="0000025F">
            <w:pPr>
              <w:numPr>
                <w:ilvl w:val="1"/>
                <w:numId w:val="27"/>
              </w:numPr>
              <w:spacing w:after="0" w:before="0" w:beforeAutospacing="0" w:line="276" w:lineRule="auto"/>
              <w:ind w:left="1440" w:hanging="360"/>
              <w:rPr>
                <w:color w:val="000000"/>
                <w:sz w:val="24"/>
                <w:szCs w:val="24"/>
              </w:rPr>
            </w:pPr>
            <w:r w:rsidDel="00000000" w:rsidR="00000000" w:rsidRPr="00000000">
              <w:rPr>
                <w:color w:val="000000"/>
                <w:sz w:val="24"/>
                <w:szCs w:val="24"/>
                <w:rtl w:val="0"/>
              </w:rPr>
              <w:t xml:space="preserve">Nếu là phí đi kèm: hiển thị danh sách Phí đi kèm nằm trong cấu hình “Phí đi kèm” của SKU cha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spacing w:after="0" w:before="240" w:line="276" w:lineRule="auto"/>
              <w:rPr>
                <w:color w:val="000000"/>
                <w:sz w:val="24"/>
                <w:szCs w:val="24"/>
              </w:rPr>
            </w:pPr>
            <w:r w:rsidDel="00000000" w:rsidR="00000000" w:rsidRPr="00000000">
              <w:rPr>
                <w:color w:val="000000"/>
                <w:sz w:val="24"/>
                <w:szCs w:val="24"/>
                <w:rtl w:val="0"/>
              </w:rPr>
              <w:t xml:space="preserve">Hình thức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spacing w:after="0" w:before="240" w:line="276" w:lineRule="auto"/>
              <w:rPr>
                <w:color w:val="000000"/>
                <w:sz w:val="24"/>
                <w:szCs w:val="24"/>
              </w:rPr>
            </w:pPr>
            <w:r w:rsidDel="00000000" w:rsidR="00000000" w:rsidRPr="00000000">
              <w:rPr>
                <w:color w:val="000000"/>
                <w:sz w:val="24"/>
                <w:szCs w:val="24"/>
                <w:rtl w:val="0"/>
              </w:rPr>
              <w:t xml:space="preserve">Hiển thị hình thức quản lý của SKU (SKU và phí đi kèm) </w:t>
            </w:r>
          </w:p>
          <w:p w:rsidR="00000000" w:rsidDel="00000000" w:rsidP="00000000" w:rsidRDefault="00000000" w:rsidRPr="00000000" w14:paraId="00000266">
            <w:pPr>
              <w:numPr>
                <w:ilvl w:val="0"/>
                <w:numId w:val="97"/>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là SKU (cả SKU Hiển thị hình thức quản lý của sản phẩm SKU/, tự động load giá trị đầu tiên cho user chọn</w:t>
            </w:r>
          </w:p>
          <w:p w:rsidR="00000000" w:rsidDel="00000000" w:rsidP="00000000" w:rsidRDefault="00000000" w:rsidRPr="00000000" w14:paraId="00000267">
            <w:pPr>
              <w:numPr>
                <w:ilvl w:val="1"/>
                <w:numId w:val="35"/>
              </w:numPr>
              <w:spacing w:after="0" w:before="0" w:beforeAutospacing="0" w:line="276" w:lineRule="auto"/>
              <w:ind w:left="1440" w:hanging="360"/>
              <w:rPr>
                <w:color w:val="000000"/>
                <w:sz w:val="24"/>
                <w:szCs w:val="24"/>
              </w:rPr>
            </w:pPr>
            <w:r w:rsidDel="00000000" w:rsidR="00000000" w:rsidRPr="00000000">
              <w:rPr>
                <w:color w:val="000000"/>
                <w:sz w:val="24"/>
                <w:szCs w:val="24"/>
                <w:rtl w:val="0"/>
              </w:rPr>
              <w:t xml:space="preserve">Nếu trong SKU có nhiều hơn 1 loại hình thức quản lý -&gt; hiển thị danh sách cho người dùng chọn</w:t>
            </w:r>
            <w:r w:rsidDel="00000000" w:rsidR="00000000" w:rsidRPr="00000000">
              <w:rPr>
                <w:rtl w:val="0"/>
              </w:rPr>
            </w:r>
          </w:p>
          <w:p w:rsidR="00000000" w:rsidDel="00000000" w:rsidP="00000000" w:rsidRDefault="00000000" w:rsidRPr="00000000" w14:paraId="00000268">
            <w:pPr>
              <w:spacing w:after="0" w:before="240" w:line="276" w:lineRule="auto"/>
              <w:rPr>
                <w:i w:val="1"/>
                <w:iCs w:val="1"/>
                <w:color w:val="000000"/>
                <w:sz w:val="24"/>
                <w:szCs w:val="24"/>
              </w:rPr>
            </w:pPr>
            <w:r w:rsidDel="00000000" w:rsidR="00000000" w:rsidRPr="00000000">
              <w:rPr>
                <w:b w:val="1"/>
                <w:bCs w:val="1"/>
                <w:i w:val="1"/>
                <w:iCs w:val="1"/>
                <w:color w:val="ff0000"/>
                <w:sz w:val="24"/>
                <w:szCs w:val="24"/>
                <w:rtl w:val="0"/>
              </w:rPr>
              <w:t xml:space="preserve">Validate</w:t>
            </w:r>
            <w:r w:rsidDel="00000000" w:rsidR="00000000" w:rsidRPr="00000000">
              <w:rPr>
                <w:i w:val="1"/>
                <w:iCs w:val="1"/>
                <w:color w:val="ff0000"/>
                <w:sz w:val="24"/>
                <w:szCs w:val="24"/>
                <w:rtl w:val="0"/>
              </w:rPr>
              <w:t xml:space="preserve">:</w:t>
            </w:r>
            <w:r w:rsidDel="00000000" w:rsidR="00000000" w:rsidRPr="00000000">
              <w:rPr>
                <w:i w:val="1"/>
                <w:iCs w:val="1"/>
                <w:color w:val="000000"/>
                <w:sz w:val="24"/>
                <w:szCs w:val="24"/>
                <w:rtl w:val="0"/>
              </w:rPr>
              <w:t xml:space="preserve"> Hình thức quản lý của các SKU phải tồn tại giá trị hình thức quản lý được chọn của nhóm SKU, nếu không có sẽ báo lỗi” Hình thức quản lý không hợp lệ” </w:t>
            </w:r>
          </w:p>
          <w:p w:rsidR="00000000" w:rsidDel="00000000" w:rsidP="00000000" w:rsidRDefault="00000000" w:rsidRPr="00000000" w14:paraId="00000269">
            <w:pPr>
              <w:numPr>
                <w:ilvl w:val="0"/>
                <w:numId w:val="97"/>
              </w:numPr>
              <w:spacing w:after="0" w:before="240" w:line="276" w:lineRule="auto"/>
              <w:ind w:left="720" w:hanging="360"/>
              <w:rPr>
                <w:color w:val="000000"/>
                <w:sz w:val="24"/>
                <w:szCs w:val="24"/>
              </w:rPr>
            </w:pPr>
            <w:r w:rsidDel="00000000" w:rsidR="00000000" w:rsidRPr="00000000">
              <w:rPr>
                <w:color w:val="000000"/>
                <w:sz w:val="24"/>
                <w:szCs w:val="24"/>
                <w:rtl w:val="0"/>
              </w:rPr>
              <w:t xml:space="preserve">Nếu là phí đi kèm: Load lên hình thức quản lý của phí đi kèm được lưu trong bảng phí </w:t>
            </w:r>
            <w:r w:rsidDel="00000000" w:rsidR="00000000" w:rsidRPr="00000000">
              <w:rPr>
                <w:rtl w:val="0"/>
              </w:rPr>
            </w:r>
          </w:p>
        </w:tc>
      </w:tr>
      <w:tr>
        <w:trPr>
          <w:cantSplit w:val="0"/>
          <w:trHeight w:val="109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A">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B">
            <w:pPr>
              <w:spacing w:after="0" w:before="240" w:line="276" w:lineRule="auto"/>
              <w:rPr>
                <w:color w:val="000000"/>
                <w:sz w:val="24"/>
                <w:szCs w:val="24"/>
              </w:rPr>
            </w:pPr>
            <w:r w:rsidDel="00000000" w:rsidR="00000000" w:rsidRPr="00000000">
              <w:rPr>
                <w:color w:val="000000"/>
                <w:sz w:val="24"/>
                <w:szCs w:val="24"/>
                <w:rtl w:val="0"/>
              </w:rPr>
              <w:t xml:space="preserve">Sản phẩm Main/Extra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spacing w:after="0" w:before="240" w:line="276" w:lineRule="auto"/>
              <w:rPr>
                <w:color w:val="000000"/>
                <w:sz w:val="24"/>
                <w:szCs w:val="24"/>
              </w:rPr>
            </w:pPr>
            <w:r w:rsidDel="00000000" w:rsidR="00000000" w:rsidRPr="00000000">
              <w:rPr>
                <w:color w:val="000000"/>
                <w:sz w:val="24"/>
                <w:szCs w:val="24"/>
                <w:rtl w:val="0"/>
              </w:rPr>
              <w:t xml:space="preserve">Dropdown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spacing w:after="0" w:before="240" w:line="276" w:lineRule="auto"/>
              <w:rPr>
                <w:color w:val="000000"/>
                <w:sz w:val="24"/>
                <w:szCs w:val="24"/>
              </w:rPr>
            </w:pPr>
            <w:r w:rsidDel="00000000" w:rsidR="00000000" w:rsidRPr="00000000">
              <w:rPr>
                <w:color w:val="000000"/>
                <w:sz w:val="24"/>
                <w:szCs w:val="24"/>
                <w:rtl w:val="0"/>
              </w:rPr>
              <w:t xml:space="preserve">Mặc định: Main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spacing w:after="0" w:before="240" w:line="276" w:lineRule="auto"/>
              <w:rPr>
                <w:color w:val="000000"/>
                <w:sz w:val="24"/>
                <w:szCs w:val="24"/>
              </w:rPr>
            </w:pPr>
            <w:r w:rsidDel="00000000" w:rsidR="00000000" w:rsidRPr="00000000">
              <w:rPr>
                <w:color w:val="000000"/>
                <w:sz w:val="24"/>
                <w:szCs w:val="24"/>
                <w:rtl w:val="0"/>
              </w:rPr>
              <w:t xml:space="preserve">Luôn mặc định là Main</w:t>
            </w:r>
          </w:p>
          <w:p w:rsidR="00000000" w:rsidDel="00000000" w:rsidP="00000000" w:rsidRDefault="00000000" w:rsidRPr="00000000" w14:paraId="00000270">
            <w:pPr>
              <w:spacing w:after="0" w:before="240" w:line="276" w:lineRule="auto"/>
              <w:rPr>
                <w:color w:val="000000"/>
                <w:sz w:val="24"/>
                <w:szCs w:val="24"/>
              </w:rPr>
            </w:pPr>
            <w:r w:rsidDel="00000000" w:rsidR="00000000" w:rsidRPr="00000000">
              <w:rPr>
                <w:color w:val="000000"/>
                <w:sz w:val="24"/>
                <w:szCs w:val="24"/>
                <w:rtl w:val="0"/>
              </w:rPr>
              <w:t xml:space="preserve">Danh sách:</w:t>
            </w:r>
          </w:p>
          <w:p w:rsidR="00000000" w:rsidDel="00000000" w:rsidP="00000000" w:rsidRDefault="00000000" w:rsidRPr="00000000" w14:paraId="00000271">
            <w:pPr>
              <w:numPr>
                <w:ilvl w:val="0"/>
                <w:numId w:val="18"/>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Main</w:t>
            </w:r>
          </w:p>
          <w:p w:rsidR="00000000" w:rsidDel="00000000" w:rsidP="00000000" w:rsidRDefault="00000000" w:rsidRPr="00000000" w14:paraId="00000272">
            <w:pPr>
              <w:numPr>
                <w:ilvl w:val="0"/>
                <w:numId w:val="18"/>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Extra</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spacing w:after="0" w:before="240" w:line="276" w:lineRule="auto"/>
              <w:rPr>
                <w:color w:val="000000"/>
                <w:sz w:val="24"/>
                <w:szCs w:val="24"/>
              </w:rPr>
            </w:pPr>
            <w:r w:rsidDel="00000000" w:rsidR="00000000" w:rsidRPr="00000000">
              <w:rPr>
                <w:color w:val="000000"/>
                <w:sz w:val="24"/>
                <w:szCs w:val="24"/>
                <w:rtl w:val="0"/>
              </w:rPr>
              <w:t xml:space="preserve">Số lượng mặc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spacing w:after="0" w:before="240" w:line="276" w:lineRule="auto"/>
              <w:jc w:val="center"/>
              <w:rPr>
                <w:color w:val="000000"/>
                <w:sz w:val="24"/>
                <w:szCs w:val="24"/>
              </w:rPr>
            </w:pPr>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7">
            <w:pPr>
              <w:spacing w:after="0" w:before="240" w:line="276" w:lineRule="auto"/>
              <w:jc w:val="center"/>
              <w:rPr>
                <w:color w:val="000000"/>
                <w:sz w:val="24"/>
                <w:szCs w:val="24"/>
              </w:rPr>
            </w:pPr>
            <w:r w:rsidDel="00000000" w:rsidR="00000000" w:rsidRPr="00000000">
              <w:rPr>
                <w:color w:val="000000"/>
                <w:sz w:val="24"/>
                <w:szCs w:val="24"/>
                <w:rtl w:val="0"/>
              </w:rPr>
              <w:t xml:space="preserve">Mặc định: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8">
            <w:pPr>
              <w:spacing w:after="0" w:before="240" w:line="276" w:lineRule="auto"/>
              <w:rPr>
                <w:color w:val="000000"/>
                <w:sz w:val="24"/>
                <w:szCs w:val="24"/>
              </w:rPr>
            </w:pPr>
            <w:r w:rsidDel="00000000" w:rsidR="00000000" w:rsidRPr="00000000">
              <w:rPr>
                <w:color w:val="000000"/>
                <w:sz w:val="24"/>
                <w:szCs w:val="24"/>
                <w:rtl w:val="0"/>
              </w:rPr>
              <w:t xml:space="preserve">Nhập số lượng mặc định của sản phẩm trong gói bán</w:t>
            </w:r>
          </w:p>
          <w:p w:rsidR="00000000" w:rsidDel="00000000" w:rsidP="00000000" w:rsidRDefault="00000000" w:rsidRPr="00000000" w14:paraId="00000279">
            <w:pPr>
              <w:spacing w:after="0" w:before="240" w:line="276" w:lineRule="auto"/>
              <w:rPr>
                <w:color w:val="000000"/>
                <w:sz w:val="24"/>
                <w:szCs w:val="24"/>
              </w:rPr>
            </w:pPr>
            <w:r w:rsidDel="00000000" w:rsidR="00000000" w:rsidRPr="00000000">
              <w:rPr>
                <w:color w:val="000000"/>
                <w:sz w:val="24"/>
                <w:szCs w:val="24"/>
                <w:rtl w:val="0"/>
              </w:rPr>
              <w:t xml:space="preserve">Dùng để hiển thị số lượng SKU trên các kênh bán</w:t>
            </w:r>
          </w:p>
          <w:p w:rsidR="00000000" w:rsidDel="00000000" w:rsidP="00000000" w:rsidRDefault="00000000" w:rsidRPr="00000000" w14:paraId="0000027A">
            <w:pPr>
              <w:spacing w:after="0" w:before="240" w:line="276" w:lineRule="auto"/>
              <w:rPr>
                <w:color w:val="000000"/>
                <w:sz w:val="24"/>
                <w:szCs w:val="24"/>
              </w:rPr>
            </w:pPr>
            <w:r w:rsidDel="00000000" w:rsidR="00000000" w:rsidRPr="00000000">
              <w:rPr>
                <w:color w:val="000000"/>
                <w:sz w:val="24"/>
                <w:szCs w:val="24"/>
                <w:rtl w:val="0"/>
              </w:rPr>
              <w:t xml:space="preserve">Số lượng mặc định từ 1-999</w:t>
            </w:r>
            <w:r w:rsidDel="00000000" w:rsidR="00000000" w:rsidRPr="00000000">
              <w:rPr>
                <w:rtl w:val="0"/>
              </w:rPr>
            </w:r>
          </w:p>
          <w:p w:rsidR="00000000" w:rsidDel="00000000" w:rsidP="00000000" w:rsidRDefault="00000000" w:rsidRPr="00000000" w14:paraId="0000027B">
            <w:pPr>
              <w:spacing w:after="0" w:before="240" w:line="276" w:lineRule="auto"/>
              <w:rPr>
                <w:color w:val="000000"/>
                <w:sz w:val="24"/>
                <w:szCs w:val="24"/>
              </w:rPr>
            </w:pPr>
            <w:r w:rsidDel="00000000" w:rsidR="00000000" w:rsidRPr="00000000">
              <w:rPr>
                <w:color w:val="000000"/>
                <w:sz w:val="24"/>
                <w:szCs w:val="24"/>
                <w:rtl w:val="0"/>
              </w:rPr>
              <w:t xml:space="preserve">SL tối thiểu &lt;= Số lượng mặc đinh&lt; =Số lượng tối đa</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spacing w:after="0" w:before="240" w:line="276" w:lineRule="auto"/>
              <w:jc w:val="center"/>
              <w:rPr>
                <w:color w:val="000000"/>
                <w:sz w:val="24"/>
                <w:szCs w:val="24"/>
              </w:rPr>
            </w:pPr>
            <w:r w:rsidDel="00000000" w:rsidR="00000000" w:rsidRPr="00000000">
              <w:rPr>
                <w:color w:val="000000"/>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spacing w:after="0" w:before="240" w:line="276" w:lineRule="auto"/>
              <w:rPr>
                <w:color w:val="000000"/>
                <w:sz w:val="24"/>
                <w:szCs w:val="24"/>
              </w:rPr>
            </w:pPr>
            <w:r w:rsidDel="00000000" w:rsidR="00000000" w:rsidRPr="00000000">
              <w:rPr>
                <w:color w:val="000000"/>
                <w:sz w:val="24"/>
                <w:szCs w:val="24"/>
                <w:rtl w:val="0"/>
              </w:rPr>
              <w:t xml:space="preserve">Số lượng tối thiểu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spacing w:after="0" w:before="240" w:line="276" w:lineRule="auto"/>
              <w:jc w:val="center"/>
              <w:rPr>
                <w:color w:val="000000"/>
                <w:sz w:val="24"/>
                <w:szCs w:val="24"/>
              </w:rPr>
            </w:pPr>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0">
            <w:pPr>
              <w:spacing w:after="0" w:before="240" w:line="276" w:lineRule="auto"/>
              <w:jc w:val="center"/>
              <w:rPr>
                <w:color w:val="000000"/>
                <w:sz w:val="24"/>
                <w:szCs w:val="24"/>
              </w:rPr>
            </w:pPr>
            <w:r w:rsidDel="00000000" w:rsidR="00000000" w:rsidRPr="00000000">
              <w:rPr>
                <w:color w:val="000000"/>
                <w:sz w:val="24"/>
                <w:szCs w:val="24"/>
                <w:rtl w:val="0"/>
              </w:rPr>
              <w:t xml:space="preserve">Mặc định: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1">
            <w:pPr>
              <w:spacing w:after="0" w:before="240" w:line="276" w:lineRule="auto"/>
              <w:rPr>
                <w:color w:val="000000"/>
                <w:sz w:val="24"/>
                <w:szCs w:val="24"/>
              </w:rPr>
            </w:pPr>
            <w:r w:rsidDel="00000000" w:rsidR="00000000" w:rsidRPr="00000000">
              <w:rPr>
                <w:color w:val="000000"/>
                <w:sz w:val="24"/>
                <w:szCs w:val="24"/>
                <w:rtl w:val="0"/>
              </w:rPr>
              <w:t xml:space="preserve">Nhập số lượng tối thiểu của sản phẩm trong gói bán</w:t>
            </w:r>
          </w:p>
          <w:p w:rsidR="00000000" w:rsidDel="00000000" w:rsidP="00000000" w:rsidRDefault="00000000" w:rsidRPr="00000000" w14:paraId="00000282">
            <w:pPr>
              <w:spacing w:after="0" w:before="240" w:line="276" w:lineRule="auto"/>
              <w:rPr>
                <w:color w:val="000000"/>
                <w:sz w:val="24"/>
                <w:szCs w:val="24"/>
              </w:rPr>
            </w:pPr>
            <w:r w:rsidDel="00000000" w:rsidR="00000000" w:rsidRPr="00000000">
              <w:rPr>
                <w:color w:val="000000"/>
                <w:sz w:val="24"/>
                <w:szCs w:val="24"/>
                <w:rtl w:val="0"/>
              </w:rPr>
              <w:t xml:space="preserve">Số lượng SKU tối thiểu mà người dùng phải mua trong gói</w:t>
            </w:r>
          </w:p>
          <w:p w:rsidR="00000000" w:rsidDel="00000000" w:rsidP="00000000" w:rsidRDefault="00000000" w:rsidRPr="00000000" w14:paraId="00000283">
            <w:pPr>
              <w:spacing w:after="0" w:before="240" w:line="276" w:lineRule="auto"/>
              <w:rPr>
                <w:color w:val="000000"/>
                <w:sz w:val="24"/>
                <w:szCs w:val="24"/>
              </w:rPr>
            </w:pPr>
            <w:r w:rsidDel="00000000" w:rsidR="00000000" w:rsidRPr="00000000">
              <w:rPr>
                <w:color w:val="000000"/>
                <w:sz w:val="24"/>
                <w:szCs w:val="24"/>
                <w:rtl w:val="0"/>
              </w:rPr>
              <w:t xml:space="preserve">Số lượng tối thiểu từ 1-999</w:t>
            </w:r>
          </w:p>
          <w:p w:rsidR="00000000" w:rsidDel="00000000" w:rsidP="00000000" w:rsidRDefault="00000000" w:rsidRPr="00000000" w14:paraId="00000284">
            <w:pPr>
              <w:spacing w:after="0" w:before="240" w:line="276" w:lineRule="auto"/>
              <w:rPr>
                <w:color w:val="000000"/>
                <w:sz w:val="24"/>
                <w:szCs w:val="24"/>
              </w:rPr>
            </w:pPr>
            <w:r w:rsidDel="00000000" w:rsidR="00000000" w:rsidRPr="00000000">
              <w:rPr>
                <w:color w:val="000000"/>
                <w:sz w:val="24"/>
                <w:szCs w:val="24"/>
                <w:rtl w:val="0"/>
              </w:rPr>
              <w:t xml:space="preserve">SL tối thiểu &lt;= Số lượng mặc đinh&lt; =Số lượng tối đa</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spacing w:after="0" w:before="240" w:line="276" w:lineRule="auto"/>
              <w:jc w:val="center"/>
              <w:rPr>
                <w:color w:val="000000"/>
                <w:sz w:val="24"/>
                <w:szCs w:val="24"/>
              </w:rPr>
            </w:pPr>
            <w:r w:rsidDel="00000000" w:rsidR="00000000" w:rsidRPr="00000000">
              <w:rPr>
                <w:color w:val="00000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6">
            <w:pPr>
              <w:spacing w:after="0" w:before="240" w:line="276" w:lineRule="auto"/>
              <w:rPr>
                <w:color w:val="000000"/>
                <w:sz w:val="24"/>
                <w:szCs w:val="24"/>
              </w:rPr>
            </w:pPr>
            <w:r w:rsidDel="00000000" w:rsidR="00000000" w:rsidRPr="00000000">
              <w:rPr>
                <w:color w:val="000000"/>
                <w:sz w:val="24"/>
                <w:szCs w:val="24"/>
                <w:rtl w:val="0"/>
              </w:rPr>
              <w:t xml:space="preserve">Số lượng tối đa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after="0" w:before="240" w:line="276" w:lineRule="auto"/>
              <w:jc w:val="center"/>
              <w:rPr>
                <w:color w:val="000000"/>
                <w:sz w:val="24"/>
                <w:szCs w:val="24"/>
              </w:rPr>
            </w:pPr>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9">
            <w:pPr>
              <w:spacing w:after="0" w:before="240" w:line="276" w:lineRule="auto"/>
              <w:jc w:val="center"/>
              <w:rPr>
                <w:color w:val="000000"/>
                <w:sz w:val="24"/>
                <w:szCs w:val="24"/>
              </w:rPr>
            </w:pPr>
            <w:r w:rsidDel="00000000" w:rsidR="00000000" w:rsidRPr="00000000">
              <w:rPr>
                <w:color w:val="000000"/>
                <w:sz w:val="24"/>
                <w:szCs w:val="24"/>
                <w:rtl w:val="0"/>
              </w:rPr>
              <w:t xml:space="preserve">Mặc định: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A">
            <w:pPr>
              <w:spacing w:after="0" w:before="240" w:line="276" w:lineRule="auto"/>
              <w:rPr>
                <w:color w:val="000000"/>
                <w:sz w:val="24"/>
                <w:szCs w:val="24"/>
              </w:rPr>
            </w:pPr>
            <w:r w:rsidDel="00000000" w:rsidR="00000000" w:rsidRPr="00000000">
              <w:rPr>
                <w:color w:val="000000"/>
                <w:sz w:val="24"/>
                <w:szCs w:val="24"/>
                <w:rtl w:val="0"/>
              </w:rPr>
              <w:t xml:space="preserve">Nhập số lượng của sản phẩm trong gói bán</w:t>
            </w:r>
          </w:p>
          <w:p w:rsidR="00000000" w:rsidDel="00000000" w:rsidP="00000000" w:rsidRDefault="00000000" w:rsidRPr="00000000" w14:paraId="0000028B">
            <w:pPr>
              <w:spacing w:after="0" w:before="240" w:line="276" w:lineRule="auto"/>
              <w:rPr>
                <w:color w:val="000000"/>
                <w:sz w:val="24"/>
                <w:szCs w:val="24"/>
              </w:rPr>
            </w:pPr>
            <w:r w:rsidDel="00000000" w:rsidR="00000000" w:rsidRPr="00000000">
              <w:rPr>
                <w:color w:val="000000"/>
                <w:sz w:val="24"/>
                <w:szCs w:val="24"/>
                <w:rtl w:val="0"/>
              </w:rPr>
              <w:t xml:space="preserve">Số lượng SKU tối đa  mà người dùng có thể mua trong gói</w:t>
            </w:r>
          </w:p>
          <w:p w:rsidR="00000000" w:rsidDel="00000000" w:rsidP="00000000" w:rsidRDefault="00000000" w:rsidRPr="00000000" w14:paraId="0000028C">
            <w:pPr>
              <w:spacing w:after="0" w:before="240" w:line="276" w:lineRule="auto"/>
              <w:rPr>
                <w:color w:val="000000"/>
                <w:sz w:val="24"/>
                <w:szCs w:val="24"/>
              </w:rPr>
            </w:pPr>
            <w:r w:rsidDel="00000000" w:rsidR="00000000" w:rsidRPr="00000000">
              <w:rPr>
                <w:color w:val="000000"/>
                <w:sz w:val="24"/>
                <w:szCs w:val="24"/>
                <w:rtl w:val="0"/>
              </w:rPr>
              <w:t xml:space="preserve">Số lượng tối đa từ 1-999</w:t>
            </w:r>
          </w:p>
          <w:p w:rsidR="00000000" w:rsidDel="00000000" w:rsidP="00000000" w:rsidRDefault="00000000" w:rsidRPr="00000000" w14:paraId="0000028D">
            <w:pPr>
              <w:spacing w:after="0" w:before="240" w:line="276" w:lineRule="auto"/>
              <w:rPr>
                <w:color w:val="000000"/>
                <w:sz w:val="24"/>
                <w:szCs w:val="24"/>
              </w:rPr>
            </w:pPr>
            <w:r w:rsidDel="00000000" w:rsidR="00000000" w:rsidRPr="00000000">
              <w:rPr>
                <w:color w:val="000000"/>
                <w:sz w:val="24"/>
                <w:szCs w:val="24"/>
                <w:rtl w:val="0"/>
              </w:rPr>
              <w:t xml:space="preserve">SL tối thiểu &lt;= Số lượng mặc đinh &lt;= Số lượng tối đa</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E">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F">
            <w:pPr>
              <w:spacing w:after="0" w:before="240" w:line="276" w:lineRule="auto"/>
              <w:rPr>
                <w:color w:val="000000"/>
                <w:sz w:val="24"/>
                <w:szCs w:val="24"/>
              </w:rPr>
            </w:pPr>
            <w:r w:rsidDel="00000000" w:rsidR="00000000" w:rsidRPr="00000000">
              <w:rPr>
                <w:color w:val="000000"/>
                <w:sz w:val="24"/>
                <w:szCs w:val="24"/>
                <w:rtl w:val="0"/>
              </w:rPr>
              <w:t xml:space="preserve">Đơn vị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0">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2">
            <w:pPr>
              <w:spacing w:after="0" w:before="240" w:line="276" w:lineRule="auto"/>
              <w:jc w:val="center"/>
              <w:rPr>
                <w:color w:val="000000"/>
                <w:sz w:val="24"/>
                <w:szCs w:val="24"/>
              </w:rPr>
            </w:pPr>
            <w:r w:rsidDel="00000000" w:rsidR="00000000" w:rsidRPr="00000000">
              <w:rPr>
                <w:color w:val="000000"/>
                <w:sz w:val="24"/>
                <w:szCs w:val="24"/>
                <w:rtl w:val="0"/>
              </w:rPr>
              <w:t xml:space="preserve">Giá trị đầu tiên tìm thấy trong SKU/ phí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3">
            <w:pPr>
              <w:spacing w:after="0" w:before="240" w:line="276" w:lineRule="auto"/>
              <w:rPr>
                <w:color w:val="000000"/>
                <w:highlight w:val="white"/>
              </w:rPr>
            </w:pPr>
            <w:commentRangeStart w:id="2"/>
            <w:r w:rsidDel="00000000" w:rsidR="00000000" w:rsidRPr="00000000">
              <w:rPr>
                <w:color w:val="000000"/>
                <w:highlight w:val="white"/>
                <w:rtl w:val="0"/>
              </w:rPr>
              <w:t xml:space="preserve">Nếu là sản phẩm chính:</w:t>
            </w:r>
          </w:p>
          <w:p w:rsidR="00000000" w:rsidDel="00000000" w:rsidP="00000000" w:rsidRDefault="00000000" w:rsidRPr="00000000" w14:paraId="00000294">
            <w:pPr>
              <w:spacing w:after="0" w:before="240" w:line="276" w:lineRule="auto"/>
              <w:rPr>
                <w:color w:val="000000"/>
                <w:highlight w:val="white"/>
              </w:rPr>
            </w:pPr>
            <w:commentRangeStart w:id="3"/>
            <w:commentRangeStart w:id="4"/>
            <w:r w:rsidDel="00000000" w:rsidR="00000000" w:rsidRPr="00000000">
              <w:rPr>
                <w:color w:val="000000"/>
                <w:highlight w:val="white"/>
                <w:rtl w:val="0"/>
              </w:rPr>
              <w:t xml:space="preserve">Check parentName là nhóm thiết bị khác Camera AND Loại sản phẩm = Thiết bị =&gt;  hiển thi Đơn vị triển khai của sản phẩm chính trong gói</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95">
            <w:pPr>
              <w:pBdr>
                <w:top w:color="e5e7eb" w:space="0" w:sz="0" w:val="none"/>
                <w:left w:color="e5e7eb" w:space="0" w:sz="0" w:val="none"/>
                <w:bottom w:color="e5e7eb" w:space="0" w:sz="0" w:val="none"/>
                <w:right w:color="e5e7eb" w:space="0" w:sz="0" w:val="none"/>
                <w:between w:color="e5e7eb" w:space="0" w:sz="0" w:val="none"/>
              </w:pBdr>
              <w:shd w:fill="f2f2f3" w:val="clear"/>
              <w:spacing w:after="0" w:line="313.04347826086956" w:lineRule="auto"/>
              <w:rPr>
                <w:rFonts w:ascii="Roboto" w:cs="Roboto" w:eastAsia="Roboto" w:hAnsi="Roboto"/>
                <w:color w:val="18181b"/>
                <w:sz w:val="17"/>
                <w:szCs w:val="17"/>
                <w:highlight w:val="white"/>
              </w:rPr>
            </w:pPr>
            <w:r w:rsidDel="00000000" w:rsidR="00000000" w:rsidRPr="00000000">
              <w:rPr>
                <w:rFonts w:ascii="Roboto" w:cs="Roboto" w:eastAsia="Roboto" w:hAnsi="Roboto"/>
                <w:color w:val="18181b"/>
                <w:sz w:val="23"/>
                <w:szCs w:val="23"/>
                <w:highlight w:val="white"/>
                <w:rtl w:val="0"/>
              </w:rPr>
              <w:t xml:space="preserve">Khi đồng bộ dữ liệu xuống QLCS : </w:t>
            </w:r>
            <w:commentRangeStart w:id="5"/>
            <w:commentRangeStart w:id="6"/>
            <w:r w:rsidDel="00000000" w:rsidR="00000000" w:rsidRPr="00000000">
              <w:rPr>
                <w:color w:val="000000"/>
                <w:highlight w:val="white"/>
                <w:rtl w:val="0"/>
              </w:rPr>
              <w:t xml:space="preserve">parentName (nhóm thiết bị)</w:t>
            </w:r>
            <w:commentRangeEnd w:id="5"/>
            <w:r w:rsidDel="00000000" w:rsidR="00000000" w:rsidRPr="00000000">
              <w:commentReference w:id="5"/>
            </w:r>
            <w:commentRangeEnd w:id="6"/>
            <w:r w:rsidDel="00000000" w:rsidR="00000000" w:rsidRPr="00000000">
              <w:commentReference w:id="6"/>
            </w:r>
            <w:r w:rsidDel="00000000" w:rsidR="00000000" w:rsidRPr="00000000">
              <w:rPr>
                <w:color w:val="000000"/>
                <w:highlight w:val="white"/>
                <w:rtl w:val="0"/>
              </w:rPr>
              <w:t xml:space="preserve">= </w:t>
            </w:r>
            <w:r w:rsidDel="00000000" w:rsidR="00000000" w:rsidRPr="00000000">
              <w:rPr>
                <w:rFonts w:ascii="Roboto" w:cs="Roboto" w:eastAsia="Roboto" w:hAnsi="Roboto"/>
                <w:color w:val="18181b"/>
                <w:sz w:val="23"/>
                <w:szCs w:val="23"/>
                <w:highlight w:val="white"/>
                <w:rtl w:val="0"/>
              </w:rPr>
              <w:t xml:space="preserve"> camera không chọn thẳng ĐVTK trong sku, mà Thêm = phí đi kèm</w:t>
            </w:r>
            <w:r w:rsidDel="00000000" w:rsidR="00000000" w:rsidRPr="00000000">
              <w:rPr>
                <w:rtl w:val="0"/>
              </w:rPr>
            </w:r>
          </w:p>
          <w:p w:rsidR="00000000" w:rsidDel="00000000" w:rsidP="00000000" w:rsidRDefault="00000000" w:rsidRPr="00000000" w14:paraId="00000296">
            <w:pPr>
              <w:spacing w:after="0" w:before="240" w:line="276" w:lineRule="auto"/>
              <w:rPr>
                <w:color w:val="000000"/>
                <w:highlight w:val="white"/>
              </w:rPr>
            </w:pPr>
            <w:r w:rsidDel="00000000" w:rsidR="00000000" w:rsidRPr="00000000">
              <w:rPr>
                <w:rtl w:val="0"/>
              </w:rPr>
            </w:r>
          </w:p>
          <w:p w:rsidR="00000000" w:rsidDel="00000000" w:rsidP="00000000" w:rsidRDefault="00000000" w:rsidRPr="00000000" w14:paraId="00000297">
            <w:pPr>
              <w:spacing w:after="0" w:before="240" w:line="276" w:lineRule="auto"/>
              <w:rPr>
                <w:color w:val="000000"/>
                <w:highlight w:val="white"/>
              </w:rPr>
            </w:pPr>
            <w:r w:rsidDel="00000000" w:rsidR="00000000" w:rsidRPr="00000000">
              <w:rPr>
                <w:color w:val="000000"/>
                <w:highlight w:val="white"/>
                <w:rtl w:val="0"/>
              </w:rPr>
              <w:t xml:space="preserve">Nếu là sản phẩm/phí đi kèm</w:t>
            </w:r>
          </w:p>
          <w:p w:rsidR="00000000" w:rsidDel="00000000" w:rsidP="00000000" w:rsidRDefault="00000000" w:rsidRPr="00000000" w14:paraId="00000298">
            <w:pPr>
              <w:spacing w:after="0" w:before="240" w:line="276" w:lineRule="auto"/>
              <w:rPr>
                <w:color w:val="000000"/>
                <w:sz w:val="24"/>
                <w:szCs w:val="24"/>
              </w:rPr>
            </w:pPr>
            <w:r w:rsidDel="00000000" w:rsidR="00000000" w:rsidRPr="00000000">
              <w:rPr>
                <w:color w:val="000000"/>
                <w:sz w:val="24"/>
                <w:szCs w:val="24"/>
                <w:rtl w:val="0"/>
              </w:rPr>
              <w:t xml:space="preserve">Chọn và hiển thị đơn vị triển khai của SKU đơn là thiết bị,  SKU đi kèm và phí đi kèm </w:t>
            </w:r>
          </w:p>
          <w:p w:rsidR="00000000" w:rsidDel="00000000" w:rsidP="00000000" w:rsidRDefault="00000000" w:rsidRPr="00000000" w14:paraId="00000299">
            <w:pPr>
              <w:numPr>
                <w:ilvl w:val="0"/>
                <w:numId w:val="3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là SKU thiết bị: Load lên danh sách Đơn vị triển khai cấu hình trong SKU  cho user chọn. Mặc định load lên giá trị đầu tiên </w:t>
            </w:r>
          </w:p>
          <w:p w:rsidR="00000000" w:rsidDel="00000000" w:rsidP="00000000" w:rsidRDefault="00000000" w:rsidRPr="00000000" w14:paraId="0000029A">
            <w:pPr>
              <w:numPr>
                <w:ilvl w:val="0"/>
                <w:numId w:val="60"/>
              </w:numPr>
              <w:spacing w:after="0" w:afterAutospacing="0" w:before="0" w:beforeAutospacing="0" w:line="276" w:lineRule="auto"/>
              <w:ind w:left="720" w:hanging="360"/>
              <w:rPr>
                <w:strike w:val="1"/>
                <w:color w:val="000000"/>
                <w:sz w:val="24"/>
                <w:szCs w:val="24"/>
              </w:rPr>
            </w:pPr>
            <w:commentRangeStart w:id="7"/>
            <w:r w:rsidDel="00000000" w:rsidR="00000000" w:rsidRPr="00000000">
              <w:rPr>
                <w:strike w:val="1"/>
                <w:color w:val="000000"/>
                <w:sz w:val="24"/>
                <w:szCs w:val="24"/>
                <w:rtl w:val="0"/>
              </w:rPr>
              <w:t xml:space="preserve">Nếu là nhóm thiết bị : </w:t>
            </w:r>
            <w:r w:rsidDel="00000000" w:rsidR="00000000" w:rsidRPr="00000000">
              <w:rPr>
                <w:strike w:val="1"/>
                <w:color w:val="000000"/>
                <w:sz w:val="24"/>
                <w:szCs w:val="24"/>
                <w:rtl w:val="0"/>
              </w:rPr>
              <w:t xml:space="preserve">Chọn đơn vị triển khai cho SKU đơn hoặc nhóm thiết bị</w:t>
            </w:r>
          </w:p>
          <w:p w:rsidR="00000000" w:rsidDel="00000000" w:rsidP="00000000" w:rsidRDefault="00000000" w:rsidRPr="00000000" w14:paraId="0000029B">
            <w:pPr>
              <w:numPr>
                <w:ilvl w:val="1"/>
                <w:numId w:val="60"/>
              </w:numPr>
              <w:spacing w:after="0" w:afterAutospacing="0" w:before="0" w:beforeAutospacing="0" w:line="276" w:lineRule="auto"/>
              <w:ind w:left="1440" w:hanging="360"/>
              <w:rPr>
                <w:strike w:val="1"/>
                <w:color w:val="000000"/>
                <w:sz w:val="24"/>
                <w:szCs w:val="24"/>
              </w:rPr>
            </w:pPr>
            <w:r w:rsidDel="00000000" w:rsidR="00000000" w:rsidRPr="00000000">
              <w:rPr>
                <w:strike w:val="1"/>
                <w:color w:val="000000"/>
                <w:sz w:val="24"/>
                <w:szCs w:val="24"/>
                <w:rtl w:val="0"/>
              </w:rPr>
              <w:t xml:space="preserve">Danh sách giá trị:</w:t>
            </w:r>
          </w:p>
          <w:p w:rsidR="00000000" w:rsidDel="00000000" w:rsidP="00000000" w:rsidRDefault="00000000" w:rsidRPr="00000000" w14:paraId="0000029C">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TINPNC</w:t>
            </w:r>
          </w:p>
          <w:p w:rsidR="00000000" w:rsidDel="00000000" w:rsidP="00000000" w:rsidRDefault="00000000" w:rsidRPr="00000000" w14:paraId="0000029D">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Không</w:t>
            </w:r>
          </w:p>
          <w:p w:rsidR="00000000" w:rsidDel="00000000" w:rsidP="00000000" w:rsidRDefault="00000000" w:rsidRPr="00000000" w14:paraId="0000029E">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Sale</w:t>
            </w:r>
          </w:p>
          <w:p w:rsidR="00000000" w:rsidDel="00000000" w:rsidP="00000000" w:rsidRDefault="00000000" w:rsidRPr="00000000" w14:paraId="0000029F">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Quầy</w:t>
            </w:r>
          </w:p>
          <w:p w:rsidR="00000000" w:rsidDel="00000000" w:rsidP="00000000" w:rsidRDefault="00000000" w:rsidRPr="00000000" w14:paraId="000002A0">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Samsung</w:t>
            </w:r>
          </w:p>
          <w:p w:rsidR="00000000" w:rsidDel="00000000" w:rsidP="00000000" w:rsidRDefault="00000000" w:rsidRPr="00000000" w14:paraId="000002A1">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Sony</w:t>
            </w:r>
          </w:p>
          <w:p w:rsidR="00000000" w:rsidDel="00000000" w:rsidP="00000000" w:rsidRDefault="00000000" w:rsidRPr="00000000" w14:paraId="000002A2">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FTI</w:t>
            </w:r>
          </w:p>
          <w:p w:rsidR="00000000" w:rsidDel="00000000" w:rsidP="00000000" w:rsidRDefault="00000000" w:rsidRPr="00000000" w14:paraId="000002A3">
            <w:pPr>
              <w:numPr>
                <w:ilvl w:val="0"/>
                <w:numId w:val="43"/>
              </w:numPr>
              <w:spacing w:after="0" w:afterAutospacing="0" w:before="0" w:beforeAutospacing="0" w:line="276" w:lineRule="auto"/>
              <w:ind w:left="2160" w:hanging="360"/>
              <w:rPr>
                <w:strike w:val="1"/>
                <w:color w:val="000000"/>
                <w:sz w:val="24"/>
                <w:szCs w:val="24"/>
              </w:rPr>
            </w:pPr>
            <w:r w:rsidDel="00000000" w:rsidR="00000000" w:rsidRPr="00000000">
              <w:rPr>
                <w:strike w:val="1"/>
                <w:color w:val="000000"/>
                <w:sz w:val="24"/>
                <w:szCs w:val="24"/>
                <w:rtl w:val="0"/>
              </w:rPr>
              <w:t xml:space="preserve">FMC</w:t>
            </w:r>
            <w:r w:rsidDel="00000000" w:rsidR="00000000" w:rsidRPr="00000000">
              <w:rPr>
                <w:rtl w:val="0"/>
              </w:rPr>
            </w:r>
          </w:p>
          <w:p w:rsidR="00000000" w:rsidDel="00000000" w:rsidP="00000000" w:rsidRDefault="00000000" w:rsidRPr="00000000" w14:paraId="000002A4">
            <w:pPr>
              <w:numPr>
                <w:ilvl w:val="1"/>
                <w:numId w:val="60"/>
              </w:numPr>
              <w:spacing w:after="0" w:before="0" w:beforeAutospacing="0" w:line="276" w:lineRule="auto"/>
              <w:ind w:left="1440" w:hanging="360"/>
              <w:rPr>
                <w:sz w:val="24"/>
                <w:szCs w:val="24"/>
              </w:rPr>
            </w:pPr>
            <w:commentRangeEnd w:id="7"/>
            <w:r w:rsidDel="00000000" w:rsidR="00000000" w:rsidRPr="00000000">
              <w:commentReference w:id="7"/>
            </w:r>
            <w:commentRangeStart w:id="8"/>
            <w:r w:rsidDel="00000000" w:rsidR="00000000" w:rsidRPr="00000000">
              <w:rPr>
                <w:color w:val="000000"/>
                <w:sz w:val="24"/>
                <w:szCs w:val="24"/>
                <w:rtl w:val="0"/>
              </w:rPr>
              <w:t xml:space="preserve">ĐVTK được chọn tại dòng Subservice đầu tiên và dùng làm dòng tham chiếu. Các dòng Subservice tiếp theo tự động đồng bộ theo dòng này; nếu không có ĐVTK tương ứng, hệ thống để trống và hiển thị thông báo lỗi </w:t>
            </w:r>
            <w:r w:rsidDel="00000000" w:rsidR="00000000" w:rsidRPr="00000000">
              <w:rPr>
                <w:i w:val="1"/>
                <w:iCs w:val="1"/>
                <w:color w:val="ff0000"/>
                <w:sz w:val="24"/>
                <w:szCs w:val="24"/>
                <w:rtl w:val="0"/>
              </w:rPr>
              <w:t xml:space="preserve">“Đơn vị triển khai không hợp lệ”</w:t>
            </w:r>
            <w:commentRangeEnd w:id="8"/>
            <w:r w:rsidDel="00000000" w:rsidR="00000000" w:rsidRPr="00000000">
              <w:commentReference w:id="8"/>
            </w:r>
            <w:r w:rsidDel="00000000" w:rsidR="00000000" w:rsidRPr="00000000">
              <w:rPr>
                <w:i w:val="1"/>
                <w:iCs w:val="1"/>
                <w:color w:val="ff0000"/>
                <w:sz w:val="24"/>
                <w:szCs w:val="24"/>
                <w:rtl w:val="0"/>
              </w:rPr>
              <w:t xml:space="preserve">.</w:t>
            </w:r>
          </w:p>
          <w:p w:rsidR="00000000" w:rsidDel="00000000" w:rsidP="00000000" w:rsidRDefault="00000000" w:rsidRPr="00000000" w14:paraId="000002A5">
            <w:pPr>
              <w:numPr>
                <w:ilvl w:val="1"/>
                <w:numId w:val="60"/>
              </w:numPr>
              <w:spacing w:after="0" w:before="240" w:line="276" w:lineRule="auto"/>
              <w:ind w:left="1440" w:hanging="360"/>
              <w:rPr>
                <w:color w:val="000000"/>
                <w:sz w:val="24"/>
                <w:szCs w:val="24"/>
              </w:rPr>
            </w:pPr>
            <w:commentRangeStart w:id="9"/>
            <w:r w:rsidDel="00000000" w:rsidR="00000000" w:rsidRPr="00000000">
              <w:rPr>
                <w:color w:val="000000"/>
                <w:sz w:val="24"/>
                <w:szCs w:val="24"/>
                <w:rtl w:val="0"/>
              </w:rPr>
              <w:t xml:space="preserve">Nếu SKU không có giá trị đơn </w:t>
            </w:r>
            <w:r w:rsidDel="00000000" w:rsidR="00000000" w:rsidRPr="00000000">
              <w:rPr>
                <w:color w:val="000000"/>
                <w:sz w:val="24"/>
                <w:szCs w:val="24"/>
                <w:rtl w:val="0"/>
              </w:rPr>
              <w:t xml:space="preserve">vị triển khai, người dùng sẽ cần bổ sung thêm đơn vị triển khai trong SKU </w:t>
            </w:r>
            <w:commentRangeEnd w:id="9"/>
            <w:r w:rsidDel="00000000" w:rsidR="00000000" w:rsidRPr="00000000">
              <w:commentReference w:id="9"/>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6">
            <w:pPr>
              <w:spacing w:after="0" w:before="240" w:line="276" w:lineRule="auto"/>
              <w:jc w:val="center"/>
              <w:rPr>
                <w:color w:val="000000"/>
                <w:sz w:val="24"/>
                <w:szCs w:val="24"/>
              </w:rPr>
            </w:pPr>
            <w:commentRangeEnd w:id="2"/>
            <w:r w:rsidDel="00000000" w:rsidR="00000000" w:rsidRPr="00000000">
              <w:commentReference w:id="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7">
            <w:pPr>
              <w:spacing w:after="0" w:before="240" w:line="276" w:lineRule="auto"/>
              <w:rPr>
                <w:color w:val="000000"/>
                <w:sz w:val="24"/>
                <w:szCs w:val="24"/>
              </w:rPr>
            </w:pPr>
            <w:r w:rsidDel="00000000" w:rsidR="00000000" w:rsidRPr="00000000">
              <w:rPr>
                <w:color w:val="000000"/>
                <w:sz w:val="24"/>
                <w:szCs w:val="24"/>
                <w:rtl w:val="0"/>
              </w:rPr>
              <w:t xml:space="preserve">Thu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8">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9">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A">
            <w:pPr>
              <w:spacing w:after="0" w:before="240" w:line="276" w:lineRule="auto"/>
              <w:rPr>
                <w:color w:val="000000"/>
                <w:sz w:val="24"/>
                <w:szCs w:val="24"/>
              </w:rPr>
            </w:pPr>
            <w:r w:rsidDel="00000000" w:rsidR="00000000" w:rsidRPr="00000000">
              <w:rPr>
                <w:color w:val="000000"/>
                <w:sz w:val="24"/>
                <w:szCs w:val="24"/>
                <w:rtl w:val="0"/>
              </w:rPr>
              <w:t xml:space="preserve">Mặc định: Không</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B">
            <w:pPr>
              <w:spacing w:after="240" w:before="240" w:line="276" w:lineRule="auto"/>
              <w:rPr>
                <w:color w:val="000000"/>
                <w:highlight w:val="white"/>
              </w:rPr>
            </w:pPr>
            <w:r w:rsidDel="00000000" w:rsidR="00000000" w:rsidRPr="00000000">
              <w:rPr>
                <w:color w:val="000000"/>
                <w:highlight w:val="white"/>
                <w:rtl w:val="0"/>
              </w:rPr>
              <w:t xml:space="preserve">Logic áp dụng cho cho sản phẩm đơn và nhóm sản phẩm.</w:t>
            </w:r>
          </w:p>
          <w:p w:rsidR="00000000" w:rsidDel="00000000" w:rsidP="00000000" w:rsidRDefault="00000000" w:rsidRPr="00000000" w14:paraId="000002AC">
            <w:pPr>
              <w:spacing w:after="240" w:before="240" w:line="276" w:lineRule="auto"/>
              <w:rPr>
                <w:color w:val="000000"/>
                <w:highlight w:val="white"/>
              </w:rPr>
            </w:pPr>
            <w:r w:rsidDel="00000000" w:rsidR="00000000" w:rsidRPr="00000000">
              <w:rPr>
                <w:color w:val="000000"/>
                <w:highlight w:val="white"/>
                <w:rtl w:val="0"/>
              </w:rPr>
              <w:t xml:space="preserve">Cho phép chọn dropdown Thu hồi khi SKU có loại sản phẩm = Thiết bị</w:t>
            </w:r>
          </w:p>
          <w:p w:rsidR="00000000" w:rsidDel="00000000" w:rsidP="00000000" w:rsidRDefault="00000000" w:rsidRPr="00000000" w14:paraId="000002AD">
            <w:pPr>
              <w:spacing w:after="240" w:before="240" w:line="276" w:lineRule="auto"/>
              <w:rPr>
                <w:color w:val="000000"/>
                <w:highlight w:val="white"/>
              </w:rPr>
            </w:pPr>
            <w:r w:rsidDel="00000000" w:rsidR="00000000" w:rsidRPr="00000000">
              <w:rPr>
                <w:color w:val="000000"/>
                <w:highlight w:val="white"/>
                <w:rtl w:val="0"/>
              </w:rPr>
              <w:t xml:space="preserve">Không cho phép chọn dropdown Thu hồi khi SKU có loại sản phẩm= Dịch vụ</w:t>
            </w:r>
          </w:p>
          <w:p w:rsidR="00000000" w:rsidDel="00000000" w:rsidP="00000000" w:rsidRDefault="00000000" w:rsidRPr="00000000" w14:paraId="000002AE">
            <w:pPr>
              <w:spacing w:after="240" w:before="240" w:line="276" w:lineRule="auto"/>
              <w:rPr>
                <w:color w:val="000000"/>
                <w:highlight w:val="white"/>
              </w:rPr>
            </w:pPr>
            <w:r w:rsidDel="00000000" w:rsidR="00000000" w:rsidRPr="00000000">
              <w:rPr>
                <w:color w:val="000000"/>
                <w:highlight w:val="white"/>
                <w:rtl w:val="0"/>
              </w:rPr>
              <w:t xml:space="preserve">Cho phép người dùng click dropdown để chọn giá trị thu hồi của thiết bị</w:t>
            </w:r>
          </w:p>
          <w:p w:rsidR="00000000" w:rsidDel="00000000" w:rsidP="00000000" w:rsidRDefault="00000000" w:rsidRPr="00000000" w14:paraId="000002AF">
            <w:pPr>
              <w:spacing w:after="240" w:before="240" w:line="276" w:lineRule="auto"/>
              <w:rPr>
                <w:color w:val="000000"/>
                <w:highlight w:val="white"/>
              </w:rPr>
            </w:pPr>
            <w:r w:rsidDel="00000000" w:rsidR="00000000" w:rsidRPr="00000000">
              <w:rPr>
                <w:color w:val="000000"/>
                <w:highlight w:val="white"/>
                <w:rtl w:val="0"/>
              </w:rPr>
              <w:t xml:space="preserve">Danh sách giá trị:</w:t>
            </w:r>
          </w:p>
          <w:p w:rsidR="00000000" w:rsidDel="00000000" w:rsidP="00000000" w:rsidRDefault="00000000" w:rsidRPr="00000000" w14:paraId="000002B0">
            <w:pPr>
              <w:spacing w:after="240" w:before="240" w:line="276" w:lineRule="auto"/>
              <w:rPr>
                <w:color w:val="000000"/>
                <w:highlight w:val="white"/>
              </w:rPr>
            </w:pPr>
            <w:r w:rsidDel="00000000" w:rsidR="00000000" w:rsidRPr="00000000">
              <w:rPr>
                <w:color w:val="000000"/>
                <w:highlight w:val="white"/>
                <w:rtl w:val="0"/>
              </w:rPr>
              <w:t xml:space="preserve">Thu hồi = Không: Thiết bị không cần thu hồi sau khi đã bán cho khách hàng</w:t>
            </w:r>
          </w:p>
          <w:p w:rsidR="00000000" w:rsidDel="00000000" w:rsidP="00000000" w:rsidRDefault="00000000" w:rsidRPr="00000000" w14:paraId="000002B1">
            <w:pPr>
              <w:spacing w:after="240" w:before="240" w:line="276" w:lineRule="auto"/>
              <w:rPr>
                <w:color w:val="000000"/>
                <w:highlight w:val="white"/>
              </w:rPr>
            </w:pPr>
            <w:r w:rsidDel="00000000" w:rsidR="00000000" w:rsidRPr="00000000">
              <w:rPr>
                <w:color w:val="000000"/>
                <w:highlight w:val="white"/>
                <w:rtl w:val="0"/>
              </w:rPr>
              <w:t xml:space="preserve">Thu hồi = Có: Thiết bị cần lấy lại khi thời gian sử dụng thiết bị hết hiệu lực</w:t>
            </w:r>
          </w:p>
          <w:p w:rsidR="00000000" w:rsidDel="00000000" w:rsidP="00000000" w:rsidRDefault="00000000" w:rsidRPr="00000000" w14:paraId="000002B2">
            <w:pPr>
              <w:spacing w:after="240" w:before="240" w:line="276" w:lineRule="auto"/>
              <w:rPr>
                <w:color w:val="000000"/>
                <w:highlight w:val="white"/>
              </w:rPr>
            </w:pPr>
            <w:r w:rsidDel="00000000" w:rsidR="00000000" w:rsidRPr="00000000">
              <w:rPr>
                <w:color w:val="000000"/>
                <w:highlight w:val="white"/>
                <w:rtl w:val="0"/>
              </w:rPr>
              <w:t xml:space="preserve">Chọn 1 giá trị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spacing w:after="0" w:before="240" w:line="276" w:lineRule="auto"/>
              <w:rPr>
                <w:color w:val="000000"/>
                <w:sz w:val="24"/>
                <w:szCs w:val="24"/>
              </w:rPr>
            </w:pPr>
            <w:r w:rsidDel="00000000" w:rsidR="00000000" w:rsidRPr="00000000">
              <w:rPr>
                <w:color w:val="000000"/>
                <w:sz w:val="24"/>
                <w:szCs w:val="24"/>
                <w:rtl w:val="0"/>
              </w:rPr>
              <w:t xml:space="preserve">Có sản phẩm/Phí đi kèm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after="0" w:before="240" w:line="276" w:lineRule="auto"/>
              <w:jc w:val="center"/>
              <w:rPr>
                <w:color w:val="000000"/>
                <w:sz w:val="24"/>
                <w:szCs w:val="24"/>
              </w:rPr>
            </w:pPr>
            <w:r w:rsidDel="00000000" w:rsidR="00000000" w:rsidRPr="00000000">
              <w:rPr>
                <w:color w:val="000000"/>
                <w:sz w:val="24"/>
                <w:szCs w:val="24"/>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8">
            <w:pPr>
              <w:spacing w:after="0" w:before="240" w:line="276" w:lineRule="auto"/>
              <w:rPr>
                <w:color w:val="000000"/>
                <w:sz w:val="24"/>
                <w:szCs w:val="24"/>
              </w:rPr>
            </w:pPr>
            <w:r w:rsidDel="00000000" w:rsidR="00000000" w:rsidRPr="00000000">
              <w:rPr>
                <w:color w:val="000000"/>
                <w:sz w:val="24"/>
                <w:szCs w:val="24"/>
                <w:rtl w:val="0"/>
              </w:rPr>
              <w:t xml:space="preserve">Khi user tick chọn ở checkbox “Có sản phẩm/Phí đi kèm”, Hệ thống hiển thị option để gán thêm thiết bị/phí đi kèm cho spdv</w:t>
            </w:r>
          </w:p>
          <w:p w:rsidR="00000000" w:rsidDel="00000000" w:rsidP="00000000" w:rsidRDefault="00000000" w:rsidRPr="00000000" w14:paraId="000002B9">
            <w:pPr>
              <w:spacing w:after="0" w:before="240" w:line="276" w:lineRule="auto"/>
              <w:rPr>
                <w:color w:val="000000"/>
                <w:sz w:val="24"/>
                <w:szCs w:val="24"/>
              </w:rPr>
            </w:pPr>
            <w:r w:rsidDel="00000000" w:rsidR="00000000" w:rsidRPr="00000000">
              <w:rPr>
                <w:color w:val="000000"/>
                <w:sz w:val="24"/>
                <w:szCs w:val="24"/>
                <w:rtl w:val="0"/>
              </w:rPr>
              <w:t xml:space="preserve">Hệ thống hiển thị cấp danh sách sản phẩm con của sản phẩm chính</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A">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B">
            <w:pPr>
              <w:spacing w:after="0" w:before="240" w:line="276" w:lineRule="auto"/>
              <w:rPr>
                <w:color w:val="000000"/>
                <w:sz w:val="24"/>
                <w:szCs w:val="24"/>
              </w:rPr>
            </w:pPr>
            <w:r w:rsidDel="00000000" w:rsidR="00000000" w:rsidRPr="00000000">
              <w:rPr>
                <w:color w:val="000000"/>
                <w:sz w:val="24"/>
                <w:szCs w:val="24"/>
                <w:rtl w:val="0"/>
              </w:rPr>
              <w:t xml:space="preserve">Sản phẩm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spacing w:after="0" w:before="240" w:line="276" w:lineRule="auto"/>
              <w:jc w:val="center"/>
              <w:rPr>
                <w:color w:val="000000"/>
                <w:sz w:val="24"/>
                <w:szCs w:val="24"/>
              </w:rPr>
            </w:pPr>
            <w:r w:rsidDel="00000000" w:rsidR="00000000" w:rsidRPr="00000000">
              <w:rPr>
                <w:color w:val="000000"/>
                <w:sz w:val="24"/>
                <w:szCs w:val="24"/>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E">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F">
            <w:pPr>
              <w:spacing w:after="0" w:before="240" w:line="276" w:lineRule="auto"/>
              <w:rPr>
                <w:color w:val="000000"/>
                <w:sz w:val="24"/>
                <w:szCs w:val="24"/>
              </w:rPr>
            </w:pPr>
            <w:r w:rsidDel="00000000" w:rsidR="00000000" w:rsidRPr="00000000">
              <w:rPr>
                <w:color w:val="000000"/>
                <w:sz w:val="24"/>
                <w:szCs w:val="24"/>
                <w:rtl w:val="0"/>
              </w:rPr>
              <w:t xml:space="preserve">Field đánh dấu sản phẩm có bắt buộc mua hay không. Khi được tick chọn, sản phẩm đó được xác định là sản phẩm bắt buộc mua trong gói.</w:t>
            </w:r>
          </w:p>
          <w:p w:rsidR="00000000" w:rsidDel="00000000" w:rsidP="00000000" w:rsidRDefault="00000000" w:rsidRPr="00000000" w14:paraId="000002C0">
            <w:pPr>
              <w:numPr>
                <w:ilvl w:val="0"/>
                <w:numId w:val="1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Với các sản phẩm là Main: pre-fill suggest có checked (hiểu là bắt buộc), người dùng có thể chọn lại </w:t>
            </w:r>
          </w:p>
          <w:p w:rsidR="00000000" w:rsidDel="00000000" w:rsidP="00000000" w:rsidRDefault="00000000" w:rsidRPr="00000000" w14:paraId="000002C1">
            <w:pPr>
              <w:numPr>
                <w:ilvl w:val="0"/>
                <w:numId w:val="12"/>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Với các sản phẩm là Extra: pre-fill suggest thông tin unchecked (hiểu là không bắt buộc), người dùng có thể chọn lại</w:t>
            </w:r>
          </w:p>
          <w:p w:rsidR="00000000" w:rsidDel="00000000" w:rsidP="00000000" w:rsidRDefault="00000000" w:rsidRPr="00000000" w14:paraId="000002C2">
            <w:pPr>
              <w:spacing w:after="0" w:before="240" w:line="276" w:lineRule="auto"/>
              <w:rPr>
                <w:color w:val="000000"/>
                <w:sz w:val="24"/>
                <w:szCs w:val="24"/>
              </w:rPr>
            </w:pPr>
            <w:r w:rsidDel="00000000" w:rsidR="00000000" w:rsidRPr="00000000">
              <w:rPr>
                <w:color w:val="000000"/>
                <w:sz w:val="24"/>
                <w:szCs w:val="24"/>
                <w:rtl w:val="0"/>
              </w:rPr>
              <w:t xml:space="preserve">Khi tick chọn checkbox, hệ thống hiểu rằng sản phẩm này là bắt buộc phải mua trong gói.</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3">
            <w:pPr>
              <w:spacing w:after="0" w:before="24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4">
            <w:pPr>
              <w:spacing w:after="0" w:before="240" w:line="276" w:lineRule="auto"/>
              <w:rPr>
                <w:color w:val="000000"/>
                <w:sz w:val="24"/>
                <w:szCs w:val="24"/>
              </w:rPr>
            </w:pPr>
            <w:commentRangeStart w:id="10"/>
            <w:commentRangeStart w:id="11"/>
            <w:r w:rsidDel="00000000" w:rsidR="00000000" w:rsidRPr="00000000">
              <w:rPr>
                <w:color w:val="000000"/>
                <w:sz w:val="24"/>
                <w:szCs w:val="24"/>
                <w:rtl w:val="0"/>
              </w:rPr>
              <w:t xml:space="preserve">Sản phẩm đi kèm/Phí đi kèm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5">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7">
            <w:pPr>
              <w:spacing w:after="0" w:before="240" w:line="276" w:lineRule="auto"/>
              <w:jc w:val="center"/>
              <w:rPr>
                <w:color w:val="000000"/>
                <w:sz w:val="24"/>
                <w:szCs w:val="24"/>
              </w:rPr>
            </w:pPr>
            <w:r w:rsidDel="00000000" w:rsidR="00000000" w:rsidRPr="00000000">
              <w:rPr>
                <w:color w:val="000000"/>
                <w:sz w:val="24"/>
                <w:szCs w:val="24"/>
                <w:rtl w:val="0"/>
              </w:rPr>
              <w:t xml:space="preserve">Placeholder: “Chọn 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spacing w:after="0" w:before="240" w:line="276" w:lineRule="auto"/>
              <w:rPr>
                <w:color w:val="000000"/>
                <w:sz w:val="24"/>
                <w:szCs w:val="24"/>
              </w:rPr>
            </w:pPr>
            <w:r w:rsidDel="00000000" w:rsidR="00000000" w:rsidRPr="00000000">
              <w:rPr>
                <w:color w:val="000000"/>
                <w:sz w:val="24"/>
                <w:szCs w:val="24"/>
                <w:rtl w:val="0"/>
              </w:rPr>
              <w:t xml:space="preserve">Cho phép chọn 1 giá trị trong danh sách:</w:t>
            </w:r>
          </w:p>
          <w:p w:rsidR="00000000" w:rsidDel="00000000" w:rsidP="00000000" w:rsidRDefault="00000000" w:rsidRPr="00000000" w14:paraId="000002C9">
            <w:pPr>
              <w:numPr>
                <w:ilvl w:val="0"/>
                <w:numId w:val="3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Sản phẩm đi kèm </w:t>
            </w:r>
          </w:p>
          <w:p w:rsidR="00000000" w:rsidDel="00000000" w:rsidP="00000000" w:rsidRDefault="00000000" w:rsidRPr="00000000" w14:paraId="000002CA">
            <w:pPr>
              <w:numPr>
                <w:ilvl w:val="0"/>
                <w:numId w:val="31"/>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Phí đi kèm</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B">
            <w:pPr>
              <w:spacing w:after="0" w:before="240" w:line="276" w:lineRule="auto"/>
              <w:jc w:val="center"/>
              <w:rPr>
                <w:color w:val="000000"/>
                <w:sz w:val="24"/>
                <w:szCs w:val="24"/>
              </w:rPr>
            </w:pP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C">
            <w:pPr>
              <w:spacing w:after="0" w:before="240" w:line="276" w:lineRule="auto"/>
              <w:rPr>
                <w:color w:val="000000"/>
                <w:sz w:val="24"/>
                <w:szCs w:val="24"/>
              </w:rPr>
            </w:pPr>
            <w:commentRangeStart w:id="12"/>
            <w:commentRangeStart w:id="13"/>
            <w:commentRangeStart w:id="14"/>
            <w:r w:rsidDel="00000000" w:rsidR="00000000" w:rsidRPr="00000000">
              <w:rPr>
                <w:color w:val="000000"/>
                <w:sz w:val="24"/>
                <w:szCs w:val="24"/>
                <w:rtl w:val="0"/>
              </w:rPr>
              <w:t xml:space="preserve">Danh sách Sản phẩm đi kèm/Phí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D">
            <w:pPr>
              <w:spacing w:after="0" w:before="240" w:line="276" w:lineRule="auto"/>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E">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after="0" w:before="240" w:line="276" w:lineRule="auto"/>
              <w:rPr>
                <w:color w:val="000000"/>
                <w:sz w:val="24"/>
                <w:szCs w:val="24"/>
              </w:rPr>
            </w:pPr>
            <w:r w:rsidDel="00000000" w:rsidR="00000000" w:rsidRPr="00000000">
              <w:rPr>
                <w:color w:val="000000"/>
                <w:sz w:val="24"/>
                <w:szCs w:val="24"/>
                <w:rtl w:val="0"/>
              </w:rPr>
              <w:t xml:space="preserve">- Với Sản phẩm đi kèm, Placeholder “Chọn Sản phẩm đi kèm” </w:t>
              <w:br w:type="textWrapping"/>
              <w:t xml:space="preserve">- Với Phí đi kèm, Placeholder: “Chọn Phí đi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0">
            <w:pPr>
              <w:numPr>
                <w:ilvl w:val="0"/>
                <w:numId w:val="30"/>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Danh sách giá trị được lấy theo Sản phẩm đi kèm và Phí đi kèm gán trong SKU chính</w:t>
            </w:r>
          </w:p>
          <w:p w:rsidR="00000000" w:rsidDel="00000000" w:rsidP="00000000" w:rsidRDefault="00000000" w:rsidRPr="00000000" w14:paraId="000002D1">
            <w:pPr>
              <w:numPr>
                <w:ilvl w:val="0"/>
                <w:numId w:val="30"/>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không ẩn các SKU đã chọn; cho phép người dùng chọn lặp lại cùng một SKU trong danh sách sản phẩm đi kèm.</w:t>
            </w:r>
          </w:p>
          <w:p w:rsidR="00000000" w:rsidDel="00000000" w:rsidP="00000000" w:rsidRDefault="00000000" w:rsidRPr="00000000" w14:paraId="000002D2">
            <w:pPr>
              <w:numPr>
                <w:ilvl w:val="0"/>
                <w:numId w:val="30"/>
              </w:numPr>
              <w:spacing w:after="0" w:afterAutospacing="0" w:before="0" w:beforeAutospacing="0" w:line="276" w:lineRule="auto"/>
              <w:ind w:left="720" w:hanging="360"/>
              <w:rPr>
                <w:strike w:val="1"/>
                <w:color w:val="000000"/>
                <w:sz w:val="24"/>
                <w:szCs w:val="24"/>
              </w:rPr>
            </w:pPr>
            <w:r w:rsidDel="00000000" w:rsidR="00000000" w:rsidRPr="00000000">
              <w:rPr>
                <w:strike w:val="1"/>
                <w:color w:val="000000"/>
                <w:sz w:val="24"/>
                <w:szCs w:val="24"/>
                <w:rtl w:val="0"/>
              </w:rPr>
              <w:t xml:space="preserve">Nếu chọn Nhóm SKU đi kèm =&gt;Hệ thống hiển thị tên nhóm SKU đi kèm được gán vào SKU chính</w:t>
            </w:r>
          </w:p>
          <w:p w:rsidR="00000000" w:rsidDel="00000000" w:rsidP="00000000" w:rsidRDefault="00000000" w:rsidRPr="00000000" w14:paraId="000002D3">
            <w:pPr>
              <w:numPr>
                <w:ilvl w:val="1"/>
                <w:numId w:val="30"/>
              </w:numPr>
              <w:spacing w:after="0" w:afterAutospacing="0" w:before="0" w:beforeAutospacing="0" w:line="276" w:lineRule="auto"/>
              <w:ind w:left="1440" w:hanging="360"/>
              <w:rPr>
                <w:strike w:val="1"/>
                <w:color w:val="000000"/>
                <w:sz w:val="24"/>
                <w:szCs w:val="24"/>
              </w:rPr>
            </w:pPr>
            <w:r w:rsidDel="00000000" w:rsidR="00000000" w:rsidRPr="00000000">
              <w:rPr>
                <w:strike w:val="1"/>
                <w:color w:val="000000"/>
                <w:sz w:val="24"/>
                <w:szCs w:val="24"/>
                <w:highlight w:val="white"/>
                <w:rtl w:val="0"/>
              </w:rPr>
              <w:t xml:space="preserve">Khi chọn nhóm SKU đi kèm: Load lên các SKU nằm trong nhóm SKU đi kèm,  hệ thống chỉ chấp nhận  hình thức quản lý = SKU đi kèm dịch vụ, nếu SKU trong nhóm không có hình thức quản lý = SKU đi kèm dịch vụ =&gt; Hệ thống thông báo lỗi “Hình thức quản lý không hợp lệ, người dùng cần cấu hình bổ sung hình thức quản lý trong SKU.</w:t>
            </w:r>
          </w:p>
          <w:p w:rsidR="00000000" w:rsidDel="00000000" w:rsidP="00000000" w:rsidRDefault="00000000" w:rsidRPr="00000000" w14:paraId="000002D4">
            <w:pPr>
              <w:numPr>
                <w:ilvl w:val="1"/>
                <w:numId w:val="30"/>
              </w:numPr>
              <w:spacing w:after="0" w:afterAutospacing="0" w:before="0" w:beforeAutospacing="0" w:line="276" w:lineRule="auto"/>
              <w:ind w:left="1440" w:hanging="360"/>
              <w:rPr>
                <w:color w:val="000000"/>
                <w:sz w:val="24"/>
                <w:szCs w:val="24"/>
                <w:highlight w:val="white"/>
              </w:rPr>
            </w:pPr>
            <w:r w:rsidDel="00000000" w:rsidR="00000000" w:rsidRPr="00000000">
              <w:rPr>
                <w:color w:val="000000"/>
                <w:sz w:val="24"/>
                <w:szCs w:val="24"/>
                <w:highlight w:val="white"/>
                <w:rtl w:val="0"/>
              </w:rPr>
              <w:t xml:space="preserve">Nếu chọn Sản phẩm đi kèm =&gt; Load lên các SKU có Loại sản phẩm = Dịch vụ và Thiết bị </w:t>
            </w:r>
          </w:p>
          <w:p w:rsidR="00000000" w:rsidDel="00000000" w:rsidP="00000000" w:rsidRDefault="00000000" w:rsidRPr="00000000" w14:paraId="000002D5">
            <w:pPr>
              <w:numPr>
                <w:ilvl w:val="1"/>
                <w:numId w:val="30"/>
              </w:numPr>
              <w:spacing w:after="0" w:afterAutospacing="0" w:before="0" w:beforeAutospacing="0" w:line="276" w:lineRule="auto"/>
              <w:ind w:left="1440" w:hanging="360"/>
              <w:rPr>
                <w:color w:val="000000"/>
                <w:sz w:val="24"/>
                <w:szCs w:val="24"/>
                <w:highlight w:val="white"/>
              </w:rPr>
            </w:pPr>
            <w:r w:rsidDel="00000000" w:rsidR="00000000" w:rsidRPr="00000000">
              <w:rPr>
                <w:color w:val="000000"/>
                <w:sz w:val="24"/>
                <w:szCs w:val="24"/>
                <w:highlight w:val="white"/>
                <w:rtl w:val="0"/>
              </w:rPr>
              <w:t xml:space="preserve">Nếu SKU không có hình thức quản lý = SKU đi kèm dịch vụ =&gt; Hệ thống thông báo lỗi “Hình thức quản lý không hợp lệ”, người dùng cần cấu hình bổ sung hình thức quản lý trong SKU.</w:t>
            </w:r>
          </w:p>
          <w:p w:rsidR="00000000" w:rsidDel="00000000" w:rsidP="00000000" w:rsidRDefault="00000000" w:rsidRPr="00000000" w14:paraId="000002D6">
            <w:pPr>
              <w:numPr>
                <w:ilvl w:val="1"/>
                <w:numId w:val="30"/>
              </w:numPr>
              <w:spacing w:after="0" w:before="0" w:beforeAutospacing="0" w:line="276" w:lineRule="auto"/>
              <w:ind w:left="1440" w:hanging="360"/>
              <w:rPr>
                <w:color w:val="000000"/>
                <w:sz w:val="24"/>
                <w:szCs w:val="24"/>
              </w:rPr>
            </w:pPr>
            <w:r w:rsidDel="00000000" w:rsidR="00000000" w:rsidRPr="00000000">
              <w:rPr>
                <w:color w:val="000000"/>
                <w:sz w:val="24"/>
                <w:szCs w:val="24"/>
                <w:rtl w:val="0"/>
              </w:rPr>
              <w:t xml:space="preserve">Nếu chọn Phí đi kèm =&gt; Hệ thống hiển thị dropdown danh sách các loại phí đi kèm được gán vào SKU chính</w:t>
            </w:r>
          </w:p>
          <w:p w:rsidR="00000000" w:rsidDel="00000000" w:rsidP="00000000" w:rsidRDefault="00000000" w:rsidRPr="00000000" w14:paraId="000002D7">
            <w:pPr>
              <w:numPr>
                <w:ilvl w:val="0"/>
                <w:numId w:val="30"/>
              </w:numPr>
              <w:spacing w:after="0" w:before="240" w:line="276" w:lineRule="auto"/>
              <w:ind w:left="720" w:hanging="360"/>
              <w:rPr>
                <w:strike w:val="1"/>
                <w:color w:val="000000"/>
                <w:sz w:val="24"/>
                <w:szCs w:val="24"/>
              </w:rPr>
            </w:pPr>
            <w:r w:rsidDel="00000000" w:rsidR="00000000" w:rsidRPr="00000000">
              <w:rPr>
                <w:strike w:val="1"/>
                <w:color w:val="000000"/>
                <w:sz w:val="24"/>
                <w:szCs w:val="24"/>
                <w:rtl w:val="0"/>
              </w:rPr>
              <w:t xml:space="preserve">Nhóm SKU gán vào gói bán sẽ lưu thông tin nhóm vào gói bán sau khi gói được tạo thành công</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8">
            <w:pPr>
              <w:spacing w:after="0" w:before="240" w:line="276" w:lineRule="auto"/>
              <w:jc w:val="center"/>
              <w:rPr>
                <w:color w:val="000000"/>
                <w:sz w:val="24"/>
                <w:szCs w:val="24"/>
              </w:rPr>
            </w:pP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9">
            <w:pPr>
              <w:spacing w:after="240" w:before="240" w:line="276" w:lineRule="auto"/>
              <w:rPr>
                <w:color w:val="000000"/>
                <w:sz w:val="24"/>
                <w:szCs w:val="24"/>
              </w:rPr>
            </w:pPr>
            <w:commentRangeStart w:id="15"/>
            <w:r w:rsidDel="00000000" w:rsidR="00000000" w:rsidRPr="00000000">
              <w:rPr>
                <w:color w:val="000000"/>
                <w:sz w:val="24"/>
                <w:szCs w:val="24"/>
                <w:rtl w:val="0"/>
              </w:rPr>
              <w:t xml:space="preserve">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A">
            <w:pPr>
              <w:spacing w:after="240" w:before="240" w:line="276" w:lineRule="auto"/>
              <w:rPr>
                <w:color w:val="000000"/>
                <w:sz w:val="24"/>
                <w:szCs w:val="24"/>
              </w:rPr>
            </w:pPr>
            <w:r w:rsidDel="00000000" w:rsidR="00000000" w:rsidRPr="00000000">
              <w:rPr>
                <w:color w:val="000000"/>
                <w:sz w:val="24"/>
                <w:szCs w:val="24"/>
                <w:rtl w:val="0"/>
              </w:rPr>
              <w:t xml:space="preserve">Textbox Numberic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C">
            <w:pPr>
              <w:spacing w:after="240" w:before="240" w:line="276" w:lineRule="auto"/>
              <w:jc w:val="center"/>
              <w:rPr>
                <w:color w:val="000000"/>
                <w:sz w:val="24"/>
                <w:szCs w:val="24"/>
              </w:rPr>
            </w:pPr>
            <w:r w:rsidDel="00000000" w:rsidR="00000000" w:rsidRPr="00000000">
              <w:rPr>
                <w:color w:val="000000"/>
                <w:sz w:val="24"/>
                <w:szCs w:val="24"/>
                <w:rtl w:val="0"/>
              </w:rPr>
              <w:t xml:space="preserve">Placeholder: “Nhập bộ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D">
            <w:pPr>
              <w:spacing w:after="240" w:before="240" w:line="276" w:lineRule="auto"/>
              <w:rPr>
                <w:color w:val="000000"/>
                <w:sz w:val="24"/>
                <w:szCs w:val="24"/>
              </w:rPr>
            </w:pPr>
            <w:r w:rsidDel="00000000" w:rsidR="00000000" w:rsidRPr="00000000">
              <w:rPr>
                <w:color w:val="000000"/>
                <w:sz w:val="24"/>
                <w:szCs w:val="24"/>
                <w:rtl w:val="0"/>
              </w:rPr>
              <w:t xml:space="preserve">Nhập bộ thiết bị cho Sản phẩm đi kèm.</w:t>
            </w:r>
          </w:p>
          <w:p w:rsidR="00000000" w:rsidDel="00000000" w:rsidP="00000000" w:rsidRDefault="00000000" w:rsidRPr="00000000" w14:paraId="000002DE">
            <w:pPr>
              <w:spacing w:after="240" w:before="240" w:line="276" w:lineRule="auto"/>
              <w:rPr>
                <w:color w:val="000000"/>
                <w:sz w:val="24"/>
                <w:szCs w:val="24"/>
              </w:rPr>
            </w:pPr>
            <w:r w:rsidDel="00000000" w:rsidR="00000000" w:rsidRPr="00000000">
              <w:rPr>
                <w:color w:val="000000"/>
                <w:sz w:val="24"/>
                <w:szCs w:val="24"/>
                <w:rtl w:val="0"/>
              </w:rPr>
              <w:t xml:space="preserve">Với những SKU trùng nhau, hệ thống yêu cầu phải validate khác bộ thiết bị.</w:t>
            </w:r>
          </w:p>
          <w:p w:rsidR="00000000" w:rsidDel="00000000" w:rsidP="00000000" w:rsidRDefault="00000000" w:rsidRPr="00000000" w14:paraId="000002DF">
            <w:pPr>
              <w:spacing w:after="240" w:before="240" w:line="276" w:lineRule="auto"/>
              <w:rPr>
                <w:color w:val="000000"/>
                <w:sz w:val="24"/>
                <w:szCs w:val="24"/>
              </w:rPr>
            </w:pPr>
            <w:r w:rsidDel="00000000" w:rsidR="00000000" w:rsidRPr="00000000">
              <w:rPr>
                <w:color w:val="000000"/>
                <w:sz w:val="24"/>
                <w:szCs w:val="24"/>
                <w:rtl w:val="0"/>
              </w:rPr>
              <w:t xml:space="preserve">Không cho phép trùng SKU trong CÙNG 1 BỘ</w:t>
            </w:r>
          </w:p>
          <w:p w:rsidR="00000000" w:rsidDel="00000000" w:rsidP="00000000" w:rsidRDefault="00000000" w:rsidRPr="00000000" w14:paraId="000002E0">
            <w:pPr>
              <w:spacing w:after="240" w:before="240" w:line="276" w:lineRule="auto"/>
              <w:rPr>
                <w:color w:val="000000"/>
                <w:sz w:val="24"/>
                <w:szCs w:val="24"/>
              </w:rPr>
            </w:pPr>
            <w:r w:rsidDel="00000000" w:rsidR="00000000" w:rsidRPr="00000000">
              <w:rPr>
                <w:color w:val="000000"/>
                <w:sz w:val="24"/>
                <w:szCs w:val="24"/>
                <w:rtl w:val="0"/>
              </w:rPr>
              <w:t xml:space="preserve">Nhập số bộ thiết bị từ 1-999</w:t>
            </w:r>
          </w:p>
          <w:p w:rsidR="00000000" w:rsidDel="00000000" w:rsidP="00000000" w:rsidRDefault="00000000" w:rsidRPr="00000000" w14:paraId="000002E1">
            <w:pPr>
              <w:spacing w:after="240" w:before="240" w:line="276" w:lineRule="auto"/>
              <w:rPr>
                <w:color w:val="000000"/>
                <w:sz w:val="24"/>
                <w:szCs w:val="24"/>
              </w:rPr>
            </w:pPr>
            <w:r w:rsidDel="00000000" w:rsidR="00000000" w:rsidRPr="00000000">
              <w:rPr>
                <w:color w:val="000000"/>
                <w:sz w:val="24"/>
                <w:szCs w:val="24"/>
                <w:rtl w:val="0"/>
              </w:rPr>
              <w:t xml:space="preserve">Tối đa 50 dòng trên tổng bộ</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2">
            <w:pPr>
              <w:spacing w:after="0" w:before="240" w:line="276" w:lineRule="auto"/>
              <w:jc w:val="center"/>
              <w:rPr>
                <w:color w:val="000000"/>
                <w:sz w:val="24"/>
                <w:szCs w:val="24"/>
              </w:rPr>
            </w:pPr>
            <w:commentRangeEnd w:id="15"/>
            <w:r w:rsidDel="00000000" w:rsidR="00000000" w:rsidRPr="00000000">
              <w:commentReference w:id="15"/>
            </w:r>
            <w:commentRangeStart w:id="16"/>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3">
            <w:pPr>
              <w:spacing w:after="240" w:before="240" w:line="276" w:lineRule="auto"/>
              <w:rPr>
                <w:color w:val="000000"/>
                <w:sz w:val="24"/>
                <w:szCs w:val="24"/>
              </w:rPr>
            </w:pPr>
            <w:commentRangeEnd w:id="16"/>
            <w:r w:rsidDel="00000000" w:rsidR="00000000" w:rsidRPr="00000000">
              <w:commentReference w:id="16"/>
            </w:r>
            <w:commentRangeStart w:id="17"/>
            <w:r w:rsidDel="00000000" w:rsidR="00000000" w:rsidRPr="00000000">
              <w:rPr>
                <w:color w:val="000000"/>
                <w:sz w:val="24"/>
                <w:szCs w:val="24"/>
                <w:rtl w:val="0"/>
              </w:rPr>
              <w:t xml:space="preserve">Bộ thiết bị mặc định</w:t>
              <w:br w:type="textWrapping"/>
              <w:t xml:space="preserve">(Field chỉ xuất hiện khi </w:t>
            </w:r>
            <w:r w:rsidDel="00000000" w:rsidR="00000000" w:rsidRPr="00000000">
              <w:rPr>
                <w:b w:val="1"/>
                <w:bCs w:val="1"/>
                <w:color w:val="000000"/>
                <w:sz w:val="24"/>
                <w:szCs w:val="24"/>
                <w:rtl w:val="0"/>
              </w:rPr>
              <w:t xml:space="preserve">Có Sản phẩm/Phí đi kèm = True</w:t>
            </w: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4">
            <w:pPr>
              <w:spacing w:after="240" w:before="240" w:line="276" w:lineRule="auto"/>
              <w:jc w:val="center"/>
              <w:rPr>
                <w:color w:val="000000"/>
                <w:sz w:val="24"/>
                <w:szCs w:val="24"/>
              </w:rPr>
            </w:pPr>
            <w:commentRangeEnd w:id="17"/>
            <w:r w:rsidDel="00000000" w:rsidR="00000000" w:rsidRPr="00000000">
              <w:commentReference w:id="17"/>
            </w:r>
            <w:commentRangeStart w:id="18"/>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5">
            <w:pPr>
              <w:spacing w:after="240" w:before="240" w:line="276" w:lineRule="auto"/>
              <w:rPr>
                <w:color w:val="000000"/>
                <w:sz w:val="24"/>
                <w:szCs w:val="24"/>
              </w:rPr>
            </w:pPr>
            <w:commentRangeEnd w:id="18"/>
            <w:r w:rsidDel="00000000" w:rsidR="00000000" w:rsidRPr="00000000">
              <w:commentReference w:id="18"/>
            </w:r>
            <w:r w:rsidDel="00000000" w:rsidR="00000000" w:rsidRPr="00000000">
              <w:rPr>
                <w:color w:val="000000"/>
                <w:sz w:val="24"/>
                <w:szCs w:val="24"/>
                <w:rtl w:val="0"/>
              </w:rPr>
              <w:t xml:space="preserve">N</w:t>
            </w:r>
            <w:commentRangeStart w:id="19"/>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6">
            <w:pPr>
              <w:spacing w:after="240" w:before="240" w:line="276" w:lineRule="auto"/>
              <w:rPr>
                <w:color w:val="000000"/>
                <w:sz w:val="24"/>
                <w:szCs w:val="24"/>
              </w:rPr>
            </w:pPr>
            <w:commentRangeEnd w:id="19"/>
            <w:r w:rsidDel="00000000" w:rsidR="00000000" w:rsidRPr="00000000">
              <w:commentReference w:id="19"/>
            </w:r>
            <w:commentRangeStart w:id="20"/>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7">
            <w:pPr>
              <w:numPr>
                <w:ilvl w:val="0"/>
                <w:numId w:val="107"/>
              </w:numPr>
              <w:spacing w:after="0" w:afterAutospacing="0" w:before="240" w:line="276" w:lineRule="auto"/>
              <w:ind w:left="720" w:hanging="360"/>
              <w:rPr>
                <w:color w:val="000000"/>
                <w:sz w:val="24"/>
                <w:szCs w:val="24"/>
              </w:rPr>
            </w:pPr>
            <w:commentRangeEnd w:id="20"/>
            <w:r w:rsidDel="00000000" w:rsidR="00000000" w:rsidRPr="00000000">
              <w:commentReference w:id="20"/>
            </w:r>
            <w:commentRangeStart w:id="21"/>
            <w:r w:rsidDel="00000000" w:rsidR="00000000" w:rsidRPr="00000000">
              <w:rPr>
                <w:color w:val="000000"/>
                <w:sz w:val="24"/>
                <w:szCs w:val="24"/>
                <w:rtl w:val="0"/>
              </w:rPr>
              <w:t xml:space="preserve">Trường hiển thị ở cuối cùng, sau danh sách Sản phẩm đi kèm và Phí đi kèm. </w:t>
            </w:r>
          </w:p>
          <w:p w:rsidR="00000000" w:rsidDel="00000000" w:rsidP="00000000" w:rsidRDefault="00000000" w:rsidRPr="00000000" w14:paraId="000002E8">
            <w:pPr>
              <w:numPr>
                <w:ilvl w:val="0"/>
                <w:numId w:val="10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cho phép nhập số của bộ thiết bị đi kèm mặc định.</w:t>
            </w:r>
          </w:p>
          <w:p w:rsidR="00000000" w:rsidDel="00000000" w:rsidP="00000000" w:rsidRDefault="00000000" w:rsidRPr="00000000" w14:paraId="000002E9">
            <w:pPr>
              <w:numPr>
                <w:ilvl w:val="0"/>
                <w:numId w:val="10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Chi cho nhập số thiết bị từ 1-999 </w:t>
            </w:r>
          </w:p>
          <w:p w:rsidR="00000000" w:rsidDel="00000000" w:rsidP="00000000" w:rsidRDefault="00000000" w:rsidRPr="00000000" w14:paraId="000002EA">
            <w:pPr>
              <w:numPr>
                <w:ilvl w:val="0"/>
                <w:numId w:val="10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Khi người dùng nhập bộ thiết bị làm mặc định, hệ thống sẽ tự động lấy toàn bộ các SKU thuộc cùng bộ thiết bị đó để hiển thị lên kênh và truyền xuống QLCS phục vụ lập phiếu thi công.</w:t>
              <w:br w:type="textWrapping"/>
              <w:t xml:space="preserve">Ví dụ, nếu nhập bộ thiết bị mặc định = 1 thì hệ thống sẽ lấy tất cả các thiết bị có bộ = 1.</w:t>
            </w:r>
          </w:p>
          <w:p w:rsidR="00000000" w:rsidDel="00000000" w:rsidP="00000000" w:rsidRDefault="00000000" w:rsidRPr="00000000" w14:paraId="000002EB">
            <w:pPr>
              <w:numPr>
                <w:ilvl w:val="0"/>
                <w:numId w:val="10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Trường này không bắt buộc trong trường hợp tất cả subservice đều là phí đi kèm; và bắt buộc trong trường hợp có subservice là sản phẩm đi kèm.</w:t>
            </w:r>
          </w:p>
          <w:p w:rsidR="00000000" w:rsidDel="00000000" w:rsidP="00000000" w:rsidRDefault="00000000" w:rsidRPr="00000000" w14:paraId="000002EC">
            <w:pPr>
              <w:numPr>
                <w:ilvl w:val="0"/>
                <w:numId w:val="107"/>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Giá trị của field này phải tồn tại trong danh sách giá trị Bộ của các dòng Sản phẩm đi kèm.</w:t>
            </w:r>
          </w:p>
          <w:p w:rsidR="00000000" w:rsidDel="00000000" w:rsidP="00000000" w:rsidRDefault="00000000" w:rsidRPr="00000000" w14:paraId="000002ED">
            <w:pPr>
              <w:numPr>
                <w:ilvl w:val="0"/>
                <w:numId w:val="107"/>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Trong trường hợp điền giá trị bộ thiết bị thì trường Bộ thiết bị mặc định là require, bắt buộc phải điền. </w:t>
            </w:r>
          </w:p>
        </w:tc>
      </w:tr>
      <w:tr>
        <w:trPr>
          <w:cantSplit w:val="0"/>
          <w:trHeight w:val="2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E">
            <w:pPr>
              <w:spacing w:after="0" w:before="240" w:line="276" w:lineRule="auto"/>
              <w:jc w:val="center"/>
              <w:rPr>
                <w:color w:val="000000"/>
                <w:sz w:val="24"/>
                <w:szCs w:val="24"/>
              </w:rPr>
            </w:pPr>
            <w:commentRangeEnd w:id="21"/>
            <w:r w:rsidDel="00000000" w:rsidR="00000000" w:rsidRPr="00000000">
              <w:commentReference w:id="21"/>
            </w:r>
            <w:commentRangeStart w:id="22"/>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F">
            <w:pPr>
              <w:spacing w:after="240" w:before="240" w:line="276" w:lineRule="auto"/>
              <w:rPr>
                <w:color w:val="000000"/>
                <w:sz w:val="24"/>
                <w:szCs w:val="24"/>
              </w:rPr>
            </w:pPr>
            <w:commentRangeEnd w:id="22"/>
            <w:r w:rsidDel="00000000" w:rsidR="00000000" w:rsidRPr="00000000">
              <w:commentReference w:id="22"/>
            </w:r>
            <w:commentRangeStart w:id="23"/>
            <w:r w:rsidDel="00000000" w:rsidR="00000000" w:rsidRPr="00000000">
              <w:rPr>
                <w:color w:val="000000"/>
                <w:sz w:val="24"/>
                <w:szCs w:val="24"/>
                <w:rtl w:val="0"/>
              </w:rPr>
              <w:t xml:space="preserve">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0">
            <w:pPr>
              <w:spacing w:after="240" w:before="240" w:line="276" w:lineRule="auto"/>
              <w:jc w:val="center"/>
              <w:rPr>
                <w:color w:val="000000"/>
                <w:sz w:val="24"/>
                <w:szCs w:val="24"/>
              </w:rPr>
            </w:pPr>
            <w:commentRangeEnd w:id="23"/>
            <w:r w:rsidDel="00000000" w:rsidR="00000000" w:rsidRPr="00000000">
              <w:commentReference w:id="23"/>
            </w:r>
            <w:commentRangeStart w:id="24"/>
            <w:r w:rsidDel="00000000" w:rsidR="00000000" w:rsidRPr="00000000">
              <w:rPr>
                <w:color w:val="000000"/>
                <w:sz w:val="24"/>
                <w:szCs w:val="24"/>
                <w:rtl w:val="0"/>
              </w:rPr>
              <w:t xml:space="preserve">Tooltip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1">
            <w:pPr>
              <w:spacing w:after="240" w:before="240" w:line="276" w:lineRule="auto"/>
              <w:jc w:val="center"/>
              <w:rPr>
                <w:color w:val="000000"/>
                <w:sz w:val="24"/>
                <w:szCs w:val="24"/>
              </w:rPr>
            </w:pPr>
            <w:commentRangeEnd w:id="24"/>
            <w:r w:rsidDel="00000000" w:rsidR="00000000" w:rsidRPr="00000000">
              <w:commentReference w:id="24"/>
            </w:r>
            <w:commentRangeStart w:id="25"/>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2">
            <w:pPr>
              <w:spacing w:after="240" w:before="240" w:line="276" w:lineRule="auto"/>
              <w:rPr>
                <w:color w:val="000000"/>
                <w:sz w:val="24"/>
                <w:szCs w:val="24"/>
              </w:rPr>
            </w:pPr>
            <w:commentRangeEnd w:id="25"/>
            <w:r w:rsidDel="00000000" w:rsidR="00000000" w:rsidRPr="00000000">
              <w:commentReference w:id="25"/>
            </w:r>
            <w:commentRangeStart w:id="26"/>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3">
            <w:pPr>
              <w:spacing w:after="240" w:before="240" w:line="276" w:lineRule="auto"/>
              <w:rPr>
                <w:color w:val="000000"/>
                <w:sz w:val="24"/>
                <w:szCs w:val="24"/>
              </w:rPr>
            </w:pPr>
            <w:commentRangeEnd w:id="26"/>
            <w:r w:rsidDel="00000000" w:rsidR="00000000" w:rsidRPr="00000000">
              <w:commentReference w:id="26"/>
            </w:r>
            <w:commentRangeStart w:id="27"/>
            <w:r w:rsidDel="00000000" w:rsidR="00000000" w:rsidRPr="00000000">
              <w:rPr>
                <w:color w:val="000000"/>
                <w:sz w:val="24"/>
                <w:szCs w:val="24"/>
                <w:rtl w:val="0"/>
              </w:rPr>
              <w:t xml:space="preserve">Khi hover, hiển thị nội dung tooltip: “Nhập giá trị trùng với một trong các bộ thiết bị của Sản phẩm đi kèm đã được khai báo.”</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4">
            <w:pPr>
              <w:spacing w:after="0" w:before="240" w:line="276" w:lineRule="auto"/>
              <w:jc w:val="center"/>
              <w:rPr>
                <w:color w:val="000000"/>
                <w:sz w:val="24"/>
                <w:szCs w:val="24"/>
              </w:rPr>
            </w:pPr>
            <w:commentRangeEnd w:id="27"/>
            <w:r w:rsidDel="00000000" w:rsidR="00000000" w:rsidRPr="00000000">
              <w:commentReference w:id="27"/>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5">
            <w:pPr>
              <w:spacing w:after="240" w:before="24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6">
            <w:pPr>
              <w:spacing w:after="24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7">
            <w:pPr>
              <w:spacing w:after="24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8">
            <w:pPr>
              <w:spacing w:after="24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9">
            <w:pPr>
              <w:spacing w:after="240" w:before="240" w:line="276" w:lineRule="auto"/>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A">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B">
            <w:pPr>
              <w:spacing w:after="0" w:before="240" w:line="276" w:lineRule="auto"/>
              <w:rPr>
                <w:color w:val="000000"/>
                <w:sz w:val="24"/>
                <w:szCs w:val="24"/>
              </w:rPr>
            </w:pPr>
            <w:commentRangeStart w:id="28"/>
            <w:commentRangeStart w:id="29"/>
            <w:r w:rsidDel="00000000" w:rsidR="00000000" w:rsidRPr="00000000">
              <w:rPr>
                <w:color w:val="000000"/>
                <w:sz w:val="24"/>
                <w:szCs w:val="24"/>
                <w:rtl w:val="0"/>
              </w:rPr>
              <w:t xml:space="preserve">Xóa sản phẩm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C">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D">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E">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F">
            <w:pPr>
              <w:spacing w:after="0" w:before="240" w:line="276" w:lineRule="auto"/>
              <w:rPr>
                <w:color w:val="000000"/>
                <w:sz w:val="24"/>
                <w:szCs w:val="24"/>
              </w:rPr>
            </w:pPr>
            <w:r w:rsidDel="00000000" w:rsidR="00000000" w:rsidRPr="00000000">
              <w:rPr>
                <w:color w:val="000000"/>
                <w:sz w:val="24"/>
                <w:szCs w:val="24"/>
                <w:rtl w:val="0"/>
              </w:rPr>
              <w:t xml:space="preserve">Cho phép xóa SKU bán, xóa Sản phẩm đi kèm hoặc phí đi kèm</w:t>
            </w:r>
          </w:p>
          <w:p w:rsidR="00000000" w:rsidDel="00000000" w:rsidP="00000000" w:rsidRDefault="00000000" w:rsidRPr="00000000" w14:paraId="00000300">
            <w:pPr>
              <w:spacing w:after="0" w:before="240" w:line="276" w:lineRule="auto"/>
              <w:rPr>
                <w:color w:val="000000"/>
                <w:sz w:val="24"/>
                <w:szCs w:val="24"/>
              </w:rPr>
            </w:pPr>
            <w:r w:rsidDel="00000000" w:rsidR="00000000" w:rsidRPr="00000000">
              <w:rPr>
                <w:color w:val="000000"/>
                <w:sz w:val="24"/>
                <w:szCs w:val="24"/>
                <w:rtl w:val="0"/>
              </w:rPr>
              <w:t xml:space="preserve">Không hiển thị icon xóa từng SKU, SKU đi kèm dịch vu trong nhóm SKU đi kèm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spacing w:after="0" w:before="240" w:line="276" w:lineRule="auto"/>
              <w:jc w:val="center"/>
              <w:rPr>
                <w:color w:val="000000"/>
                <w:sz w:val="24"/>
                <w:szCs w:val="24"/>
              </w:rPr>
            </w:pPr>
            <w:commentRangeEnd w:id="28"/>
            <w:r w:rsidDel="00000000" w:rsidR="00000000" w:rsidRPr="00000000">
              <w:commentReference w:id="28"/>
            </w:r>
            <w:commentRangeEnd w:id="29"/>
            <w:r w:rsidDel="00000000" w:rsidR="00000000" w:rsidRPr="00000000">
              <w:commentReference w:id="29"/>
            </w: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2">
            <w:pPr>
              <w:spacing w:after="0" w:before="240" w:line="276" w:lineRule="auto"/>
              <w:rPr>
                <w:color w:val="000000"/>
                <w:sz w:val="24"/>
                <w:szCs w:val="24"/>
              </w:rPr>
            </w:pPr>
            <w:r w:rsidDel="00000000" w:rsidR="00000000" w:rsidRPr="00000000">
              <w:rPr>
                <w:color w:val="000000"/>
                <w:sz w:val="24"/>
                <w:szCs w:val="24"/>
                <w:rtl w:val="0"/>
              </w:rPr>
              <w:t xml:space="preserve">Icon thêm SKU đi kèm/phí đi kèm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3">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4">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6">
            <w:pPr>
              <w:spacing w:after="0" w:before="240" w:line="276" w:lineRule="auto"/>
              <w:rPr>
                <w:color w:val="000000"/>
                <w:sz w:val="24"/>
                <w:szCs w:val="24"/>
              </w:rPr>
            </w:pPr>
            <w:r w:rsidDel="00000000" w:rsidR="00000000" w:rsidRPr="00000000">
              <w:rPr>
                <w:color w:val="000000"/>
                <w:sz w:val="24"/>
                <w:szCs w:val="24"/>
                <w:rtl w:val="0"/>
              </w:rPr>
              <w:t xml:space="preserve">Thêm dòng Sản phẩm đi kèm/phí đi kèm</w:t>
            </w:r>
          </w:p>
          <w:p w:rsidR="00000000" w:rsidDel="00000000" w:rsidP="00000000" w:rsidRDefault="00000000" w:rsidRPr="00000000" w14:paraId="00000307">
            <w:pPr>
              <w:spacing w:after="0" w:before="240" w:line="276" w:lineRule="auto"/>
              <w:rPr>
                <w:color w:val="000000"/>
                <w:sz w:val="24"/>
                <w:szCs w:val="24"/>
              </w:rPr>
            </w:pPr>
            <w:r w:rsidDel="00000000" w:rsidR="00000000" w:rsidRPr="00000000">
              <w:rPr>
                <w:color w:val="000000"/>
                <w:sz w:val="24"/>
                <w:szCs w:val="24"/>
                <w:rtl w:val="0"/>
              </w:rPr>
              <w:t xml:space="preserve">Nếu đã tồn tại Sản phẩm đi kèm/Phí đi kèm trong gói sẽ không cho phép thêm Sản phẩm đi kèm/Phí đi kèm đó.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8">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9">
            <w:pPr>
              <w:spacing w:after="0" w:before="240" w:line="276" w:lineRule="auto"/>
              <w:rPr>
                <w:color w:val="000000"/>
                <w:sz w:val="24"/>
                <w:szCs w:val="24"/>
              </w:rPr>
            </w:pPr>
            <w:r w:rsidDel="00000000" w:rsidR="00000000" w:rsidRPr="00000000">
              <w:rPr>
                <w:color w:val="000000"/>
                <w:sz w:val="24"/>
                <w:szCs w:val="24"/>
                <w:rtl w:val="0"/>
              </w:rPr>
              <w:t xml:space="preserve">Thêm sản phẩm (+ Thêm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A">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D">
            <w:pPr>
              <w:spacing w:after="0" w:before="240" w:line="276" w:lineRule="auto"/>
              <w:rPr>
                <w:color w:val="000000"/>
                <w:sz w:val="24"/>
                <w:szCs w:val="24"/>
              </w:rPr>
            </w:pPr>
            <w:r w:rsidDel="00000000" w:rsidR="00000000" w:rsidRPr="00000000">
              <w:rPr>
                <w:color w:val="000000"/>
                <w:sz w:val="24"/>
                <w:szCs w:val="24"/>
                <w:rtl w:val="0"/>
              </w:rPr>
              <w:t xml:space="preserve">Cho phép thêm một dòng sản phẩm chính mới trong danh sách SKU </w:t>
            </w:r>
          </w:p>
          <w:p w:rsidR="00000000" w:rsidDel="00000000" w:rsidP="00000000" w:rsidRDefault="00000000" w:rsidRPr="00000000" w14:paraId="0000030E">
            <w:pPr>
              <w:numPr>
                <w:ilvl w:val="0"/>
                <w:numId w:val="17"/>
              </w:numPr>
              <w:spacing w:after="0" w:before="240" w:line="276" w:lineRule="auto"/>
              <w:ind w:left="720" w:hanging="360"/>
              <w:rPr>
                <w:color w:val="000000"/>
                <w:sz w:val="24"/>
                <w:szCs w:val="24"/>
              </w:rPr>
            </w:pPr>
            <w:r w:rsidDel="00000000" w:rsidR="00000000" w:rsidRPr="00000000">
              <w:rPr>
                <w:color w:val="000000"/>
                <w:sz w:val="24"/>
                <w:szCs w:val="24"/>
                <w:rtl w:val="0"/>
              </w:rPr>
              <w:t xml:space="preserve">Với sản phẩm cha: thêm sản phẩm, lấy danh sách SKU đang có trên hệ thống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F">
            <w:pPr>
              <w:spacing w:after="0" w:before="240" w:line="276" w:lineRule="auto"/>
              <w:rPr>
                <w:color w:val="000000"/>
                <w:sz w:val="24"/>
                <w:szCs w:val="24"/>
              </w:rPr>
            </w:pPr>
            <w:commentRangeStart w:id="30"/>
            <w:commentRangeStart w:id="31"/>
            <w:r w:rsidDel="00000000" w:rsidR="00000000" w:rsidRPr="00000000">
              <w:rPr>
                <w:color w:val="000000"/>
                <w:sz w:val="24"/>
                <w:szCs w:val="24"/>
                <w:rtl w:val="0"/>
              </w:rPr>
              <w:t xml:space="preserve">Thêm </w:t>
            </w:r>
            <w:r w:rsidDel="00000000" w:rsidR="00000000" w:rsidRPr="00000000">
              <w:rPr>
                <w:color w:val="000000"/>
                <w:sz w:val="24"/>
                <w:szCs w:val="24"/>
                <w:rtl w:val="0"/>
              </w:rPr>
              <w:t xml:space="preserve">nhóm</w:t>
            </w:r>
            <w:r w:rsidDel="00000000" w:rsidR="00000000" w:rsidRPr="00000000">
              <w:rPr>
                <w:color w:val="000000"/>
                <w:sz w:val="24"/>
                <w:szCs w:val="24"/>
                <w:rtl w:val="0"/>
              </w:rPr>
              <w:t xml:space="preserve"> sản phẩm bán </w:t>
            </w:r>
          </w:p>
          <w:p w:rsidR="00000000" w:rsidDel="00000000" w:rsidP="00000000" w:rsidRDefault="00000000" w:rsidRPr="00000000" w14:paraId="00000310">
            <w:pPr>
              <w:spacing w:after="0" w:before="240" w:line="276" w:lineRule="auto"/>
              <w:rPr>
                <w:color w:val="000000"/>
                <w:sz w:val="24"/>
                <w:szCs w:val="24"/>
              </w:rPr>
            </w:pPr>
            <w:r w:rsidDel="00000000" w:rsidR="00000000" w:rsidRPr="00000000">
              <w:rPr>
                <w:color w:val="000000"/>
                <w:sz w:val="24"/>
                <w:szCs w:val="24"/>
                <w:rtl w:val="0"/>
              </w:rPr>
              <w:t xml:space="preserve">Khi giá bán đã gán vào gói bán: Không được tạo mới/chỉnh sửa Nhóm sản phẩm bán</w:t>
            </w:r>
          </w:p>
          <w:p w:rsidR="00000000" w:rsidDel="00000000" w:rsidP="00000000" w:rsidRDefault="00000000" w:rsidRPr="00000000" w14:paraId="00000311">
            <w:pPr>
              <w:spacing w:after="0" w:before="240" w:line="276" w:lineRule="auto"/>
              <w:rPr>
                <w:color w:val="000000"/>
                <w:sz w:val="24"/>
                <w:szCs w:val="24"/>
              </w:rPr>
            </w:pPr>
            <w:r w:rsidDel="00000000" w:rsidR="00000000" w:rsidRPr="00000000">
              <w:rPr>
                <w:color w:val="000000"/>
                <w:sz w:val="24"/>
                <w:szCs w:val="24"/>
              </w:rPr>
              <w:drawing>
                <wp:inline distB="114300" distT="114300" distL="114300" distR="114300">
                  <wp:extent cx="9363075" cy="2908300"/>
                  <wp:effectExtent b="0" l="0" r="0" t="0"/>
                  <wp:docPr id="2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9363075" cy="2908300"/>
                          </a:xfrm>
                          <a:prstGeom prst="rect"/>
                          <a:ln/>
                        </pic:spPr>
                      </pic:pic>
                    </a:graphicData>
                  </a:graphic>
                </wp:inline>
              </w:drawing>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7">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8">
            <w:pPr>
              <w:spacing w:after="0" w:before="240" w:line="276" w:lineRule="auto"/>
              <w:rPr>
                <w:color w:val="000000"/>
                <w:sz w:val="24"/>
                <w:szCs w:val="24"/>
              </w:rPr>
            </w:pPr>
            <w:r w:rsidDel="00000000" w:rsidR="00000000" w:rsidRPr="00000000">
              <w:rPr>
                <w:color w:val="000000"/>
                <w:sz w:val="24"/>
                <w:szCs w:val="24"/>
                <w:rtl w:val="0"/>
              </w:rPr>
              <w:t xml:space="preserve">Tiêu đề “Nhóm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9">
            <w:pPr>
              <w:spacing w:after="0" w:before="240" w:line="276" w:lineRule="auto"/>
              <w:jc w:val="center"/>
              <w:rPr>
                <w:color w:val="000000"/>
                <w:sz w:val="24"/>
                <w:szCs w:val="24"/>
              </w:rPr>
            </w:pPr>
            <w:r w:rsidDel="00000000" w:rsidR="00000000" w:rsidRPr="00000000">
              <w:rPr>
                <w:color w:val="000000"/>
                <w:sz w:val="24"/>
                <w:szCs w:val="24"/>
                <w:rtl w:val="0"/>
              </w:rPr>
              <w:t xml:space="preserve">Header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B">
            <w:pPr>
              <w:spacing w:after="0" w:before="240" w:line="276" w:lineRule="auto"/>
              <w:jc w:val="center"/>
              <w:rPr>
                <w:color w:val="000000"/>
                <w:sz w:val="24"/>
                <w:szCs w:val="24"/>
              </w:rPr>
            </w:pPr>
            <w:r w:rsidDel="00000000" w:rsidR="00000000" w:rsidRPr="00000000">
              <w:rPr>
                <w:color w:val="000000"/>
                <w:sz w:val="24"/>
                <w:szCs w:val="24"/>
                <w:rtl w:val="0"/>
              </w:rPr>
              <w:t xml:space="preserve">Default: bảng ở trạng thái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C">
            <w:pPr>
              <w:spacing w:after="0" w:before="240" w:line="276" w:lineRule="auto"/>
              <w:rPr>
                <w:color w:val="000000"/>
                <w:sz w:val="24"/>
                <w:szCs w:val="24"/>
              </w:rPr>
            </w:pPr>
            <w:r w:rsidDel="00000000" w:rsidR="00000000" w:rsidRPr="00000000">
              <w:rPr>
                <w:color w:val="000000"/>
                <w:sz w:val="24"/>
                <w:szCs w:val="24"/>
                <w:rtl w:val="0"/>
              </w:rPr>
              <w:t xml:space="preserve">Click tiêu đề Nhóm sản phẩm để mở rộng hoặc thu gọn thông tin của Nhóm sản phẩm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D">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E">
            <w:pPr>
              <w:spacing w:after="0" w:before="240" w:line="276" w:lineRule="auto"/>
              <w:rPr>
                <w:color w:val="000000"/>
                <w:sz w:val="24"/>
                <w:szCs w:val="24"/>
              </w:rPr>
            </w:pPr>
            <w:r w:rsidDel="00000000" w:rsidR="00000000" w:rsidRPr="00000000">
              <w:rPr>
                <w:color w:val="000000"/>
                <w:sz w:val="24"/>
                <w:szCs w:val="24"/>
                <w:rtl w:val="0"/>
              </w:rPr>
              <w:t xml:space="preserve">Nhóm sản phẩm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F">
            <w:pPr>
              <w:spacing w:after="0" w:before="240" w:line="276" w:lineRule="auto"/>
              <w:jc w:val="center"/>
              <w:rPr>
                <w:color w:val="000000"/>
                <w:sz w:val="24"/>
                <w:szCs w:val="24"/>
              </w:rPr>
            </w:pPr>
            <w:r w:rsidDel="00000000" w:rsidR="00000000" w:rsidRPr="00000000">
              <w:rPr>
                <w:color w:val="000000"/>
                <w:sz w:val="24"/>
                <w:szCs w:val="24"/>
                <w:rtl w:val="0"/>
              </w:rPr>
              <w:t xml:space="preserve">Header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1">
            <w:pPr>
              <w:spacing w:after="0" w:before="240" w:line="276" w:lineRule="auto"/>
              <w:jc w:val="center"/>
              <w:rPr>
                <w:color w:val="000000"/>
                <w:sz w:val="24"/>
                <w:szCs w:val="24"/>
              </w:rPr>
            </w:pPr>
            <w:r w:rsidDel="00000000" w:rsidR="00000000" w:rsidRPr="00000000">
              <w:rPr>
                <w:color w:val="000000"/>
                <w:sz w:val="24"/>
                <w:szCs w:val="24"/>
                <w:rtl w:val="0"/>
              </w:rPr>
              <w:t xml:space="preserve">Default: bảng ở trạng thái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2">
            <w:pPr>
              <w:spacing w:after="0" w:before="240" w:line="276" w:lineRule="auto"/>
              <w:rPr>
                <w:color w:val="000000"/>
                <w:sz w:val="24"/>
                <w:szCs w:val="24"/>
              </w:rPr>
            </w:pPr>
            <w:r w:rsidDel="00000000" w:rsidR="00000000" w:rsidRPr="00000000">
              <w:rPr>
                <w:color w:val="000000"/>
                <w:sz w:val="24"/>
                <w:szCs w:val="24"/>
                <w:rtl w:val="0"/>
              </w:rPr>
              <w:t xml:space="preserve">Click tiêu đề Nhóm sản phẩm 1/2/… để mở rộng hoặc thu gọn thông tin của Nhóm sản phẩm tương ứng. </w:t>
            </w:r>
          </w:p>
          <w:p w:rsidR="00000000" w:rsidDel="00000000" w:rsidP="00000000" w:rsidRDefault="00000000" w:rsidRPr="00000000" w14:paraId="00000323">
            <w:pPr>
              <w:spacing w:after="0" w:before="240" w:line="276" w:lineRule="auto"/>
              <w:rPr>
                <w:color w:val="000000"/>
                <w:sz w:val="24"/>
                <w:szCs w:val="24"/>
              </w:rPr>
            </w:pPr>
            <w:r w:rsidDel="00000000" w:rsidR="00000000" w:rsidRPr="00000000">
              <w:rPr>
                <w:color w:val="000000"/>
                <w:sz w:val="24"/>
                <w:szCs w:val="24"/>
                <w:rtl w:val="0"/>
              </w:rPr>
              <w:t xml:space="preserve">Nhóm sản phẩm không bắt buộc cấu hình trong gói bán. </w:t>
            </w:r>
          </w:p>
          <w:p w:rsidR="00000000" w:rsidDel="00000000" w:rsidP="00000000" w:rsidRDefault="00000000" w:rsidRPr="00000000" w14:paraId="00000324">
            <w:pPr>
              <w:spacing w:after="0" w:before="240" w:line="276" w:lineRule="auto"/>
              <w:rPr>
                <w:color w:val="000000"/>
                <w:sz w:val="24"/>
                <w:szCs w:val="24"/>
              </w:rPr>
            </w:pPr>
            <w:r w:rsidDel="00000000" w:rsidR="00000000" w:rsidRPr="00000000">
              <w:rPr>
                <w:color w:val="000000"/>
                <w:sz w:val="24"/>
                <w:szCs w:val="24"/>
                <w:rtl w:val="0"/>
              </w:rPr>
              <w:t xml:space="preserve">Tối đa 5 nhóm sản phẩm trong gói bán.</w:t>
            </w:r>
          </w:p>
        </w:tc>
      </w:tr>
      <w:tr>
        <w:trPr>
          <w:cantSplit w:val="0"/>
          <w:trHeight w:val="109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5">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6">
            <w:pPr>
              <w:spacing w:after="0" w:before="240" w:line="276" w:lineRule="auto"/>
              <w:rPr>
                <w:color w:val="000000"/>
                <w:sz w:val="24"/>
                <w:szCs w:val="24"/>
              </w:rPr>
            </w:pPr>
            <w:r w:rsidDel="00000000" w:rsidR="00000000" w:rsidRPr="00000000">
              <w:rPr>
                <w:color w:val="000000"/>
                <w:sz w:val="24"/>
                <w:szCs w:val="24"/>
                <w:rtl w:val="0"/>
              </w:rPr>
              <w:t xml:space="preserve">Xóa nhóm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7">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8">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9">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A">
            <w:pPr>
              <w:spacing w:after="0" w:before="240" w:line="276" w:lineRule="auto"/>
              <w:rPr>
                <w:color w:val="000000"/>
                <w:sz w:val="24"/>
                <w:szCs w:val="24"/>
              </w:rPr>
            </w:pPr>
            <w:r w:rsidDel="00000000" w:rsidR="00000000" w:rsidRPr="00000000">
              <w:rPr>
                <w:color w:val="000000"/>
                <w:sz w:val="24"/>
                <w:szCs w:val="24"/>
                <w:rtl w:val="0"/>
              </w:rPr>
              <w:t xml:space="preserve">Click icon Delete để xóa nhóm sản phẩm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B">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C">
            <w:pPr>
              <w:spacing w:after="0" w:before="240" w:line="276" w:lineRule="auto"/>
              <w:rPr>
                <w:color w:val="000000"/>
                <w:sz w:val="24"/>
                <w:szCs w:val="24"/>
              </w:rPr>
            </w:pPr>
            <w:r w:rsidDel="00000000" w:rsidR="00000000" w:rsidRPr="00000000">
              <w:rPr>
                <w:color w:val="000000"/>
                <w:sz w:val="24"/>
                <w:szCs w:val="24"/>
                <w:rtl w:val="0"/>
              </w:rPr>
              <w:t xml:space="preserve">Tê</w:t>
            </w:r>
            <w:commentRangeStart w:id="32"/>
            <w:r w:rsidDel="00000000" w:rsidR="00000000" w:rsidRPr="00000000">
              <w:rPr>
                <w:color w:val="000000"/>
                <w:sz w:val="24"/>
                <w:szCs w:val="24"/>
                <w:rtl w:val="0"/>
              </w:rPr>
              <w:t xml:space="preserve">n nhóm sản phẩm </w:t>
            </w:r>
            <w:commentRangeEnd w:id="32"/>
            <w:r w:rsidDel="00000000" w:rsidR="00000000" w:rsidRPr="00000000">
              <w:commentReference w:id="3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D">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E">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F">
            <w:pPr>
              <w:spacing w:after="0" w:before="240" w:line="276" w:lineRule="auto"/>
              <w:jc w:val="center"/>
              <w:rPr>
                <w:color w:val="000000"/>
                <w:sz w:val="24"/>
                <w:szCs w:val="24"/>
              </w:rPr>
            </w:pPr>
            <w:r w:rsidDel="00000000" w:rsidR="00000000" w:rsidRPr="00000000">
              <w:rPr>
                <w:color w:val="000000"/>
                <w:sz w:val="24"/>
                <w:szCs w:val="24"/>
                <w:rtl w:val="0"/>
              </w:rPr>
              <w:t xml:space="preserve">Placeholder: “Chọn nhóm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spacing w:after="0" w:before="240" w:line="276" w:lineRule="auto"/>
              <w:rPr>
                <w:color w:val="000000"/>
                <w:sz w:val="24"/>
                <w:szCs w:val="24"/>
              </w:rPr>
            </w:pPr>
            <w:r w:rsidDel="00000000" w:rsidR="00000000" w:rsidRPr="00000000">
              <w:rPr>
                <w:color w:val="000000"/>
                <w:sz w:val="24"/>
                <w:szCs w:val="24"/>
                <w:rtl w:val="0"/>
              </w:rPr>
              <w:t xml:space="preserve">Click dropdown Chọn nhóm sản phẩm (nhóm SKU)</w:t>
            </w:r>
          </w:p>
          <w:p w:rsidR="00000000" w:rsidDel="00000000" w:rsidP="00000000" w:rsidRDefault="00000000" w:rsidRPr="00000000" w14:paraId="00000331">
            <w:pPr>
              <w:spacing w:after="0" w:before="240" w:line="276" w:lineRule="auto"/>
              <w:rPr>
                <w:color w:val="000000"/>
                <w:sz w:val="24"/>
                <w:szCs w:val="24"/>
              </w:rPr>
            </w:pPr>
            <w:r w:rsidDel="00000000" w:rsidR="00000000" w:rsidRPr="00000000">
              <w:rPr>
                <w:color w:val="000000"/>
                <w:sz w:val="24"/>
                <w:szCs w:val="24"/>
                <w:rtl w:val="0"/>
              </w:rPr>
              <w:t xml:space="preserve">Hệ thống hiển thị danh sách nhóm sản phẩm đã cấu hình </w:t>
            </w:r>
          </w:p>
          <w:p w:rsidR="00000000" w:rsidDel="00000000" w:rsidP="00000000" w:rsidRDefault="00000000" w:rsidRPr="00000000" w14:paraId="00000332">
            <w:pPr>
              <w:spacing w:after="0" w:before="240" w:line="276" w:lineRule="auto"/>
              <w:rPr>
                <w:color w:val="ff0000"/>
                <w:sz w:val="24"/>
                <w:szCs w:val="24"/>
              </w:rPr>
            </w:pPr>
            <w:r w:rsidDel="00000000" w:rsidR="00000000" w:rsidRPr="00000000">
              <w:rPr>
                <w:color w:val="ff0000"/>
                <w:sz w:val="24"/>
                <w:szCs w:val="24"/>
                <w:rtl w:val="0"/>
              </w:rPr>
              <w:t xml:space="preserve">Không cho chọn trùng nhóm SKU.</w:t>
            </w:r>
          </w:p>
          <w:p w:rsidR="00000000" w:rsidDel="00000000" w:rsidP="00000000" w:rsidRDefault="00000000" w:rsidRPr="00000000" w14:paraId="00000333">
            <w:pPr>
              <w:spacing w:after="0" w:before="240" w:line="276" w:lineRule="auto"/>
              <w:rPr>
                <w:color w:val="ff0000"/>
                <w:sz w:val="24"/>
                <w:szCs w:val="24"/>
              </w:rPr>
            </w:pPr>
            <w:r w:rsidDel="00000000" w:rsidR="00000000" w:rsidRPr="00000000">
              <w:rPr>
                <w:color w:val="ff0000"/>
                <w:sz w:val="24"/>
                <w:szCs w:val="24"/>
                <w:rtl w:val="0"/>
              </w:rPr>
              <w:t xml:space="preserve">Trường hợp Nhóm sản phẩm có toàn bộ SKU chỉ có 1 hình thức quản lý Sản phẩm đi kèm ⇒ hệ thống không hiển thị Nhóm sản phẩm để lựa chọn.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4">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5">
            <w:pPr>
              <w:spacing w:after="0" w:before="240" w:line="276" w:lineRule="auto"/>
              <w:rPr>
                <w:color w:val="000000"/>
                <w:sz w:val="24"/>
                <w:szCs w:val="24"/>
              </w:rPr>
            </w:pPr>
            <w:r w:rsidDel="00000000" w:rsidR="00000000" w:rsidRPr="00000000">
              <w:rPr>
                <w:color w:val="000000"/>
                <w:sz w:val="24"/>
                <w:szCs w:val="24"/>
                <w:rtl w:val="0"/>
              </w:rPr>
              <w:t xml:space="preserve">Danh sách sản phẩm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6">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7">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9">
            <w:pPr>
              <w:spacing w:after="0" w:before="240" w:line="276" w:lineRule="auto"/>
              <w:rPr>
                <w:color w:val="000000"/>
                <w:sz w:val="24"/>
                <w:szCs w:val="24"/>
              </w:rPr>
            </w:pPr>
            <w:r w:rsidDel="00000000" w:rsidR="00000000" w:rsidRPr="00000000">
              <w:rPr>
                <w:color w:val="000000"/>
                <w:sz w:val="24"/>
                <w:szCs w:val="24"/>
                <w:rtl w:val="0"/>
              </w:rPr>
              <w:t xml:space="preserve">Hiển thị danh sách sản phẩm thuộc nhóm đã được cấu hình tại chức năng Quản lý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A">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B">
            <w:pPr>
              <w:spacing w:after="0" w:before="240" w:line="276" w:lineRule="auto"/>
              <w:rPr>
                <w:color w:val="000000"/>
                <w:sz w:val="24"/>
                <w:szCs w:val="24"/>
              </w:rPr>
            </w:pPr>
            <w:r w:rsidDel="00000000" w:rsidR="00000000" w:rsidRPr="00000000">
              <w:rPr>
                <w:color w:val="000000"/>
                <w:sz w:val="24"/>
                <w:szCs w:val="24"/>
                <w:rtl w:val="0"/>
              </w:rPr>
              <w:t xml:space="preserve">Sản phẩm Main/Extra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C">
            <w:pPr>
              <w:spacing w:after="0" w:before="240" w:line="276" w:lineRule="auto"/>
              <w:rPr>
                <w:color w:val="000000"/>
                <w:sz w:val="24"/>
                <w:szCs w:val="24"/>
              </w:rPr>
            </w:pPr>
            <w:r w:rsidDel="00000000" w:rsidR="00000000" w:rsidRPr="00000000">
              <w:rPr>
                <w:color w:val="000000"/>
                <w:sz w:val="24"/>
                <w:szCs w:val="24"/>
                <w:rtl w:val="0"/>
              </w:rPr>
              <w:t xml:space="preserve">Dropdown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D">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E">
            <w:pPr>
              <w:spacing w:after="0" w:before="240" w:line="276" w:lineRule="auto"/>
              <w:rPr>
                <w:color w:val="000000"/>
                <w:sz w:val="24"/>
                <w:szCs w:val="24"/>
              </w:rPr>
            </w:pPr>
            <w:r w:rsidDel="00000000" w:rsidR="00000000" w:rsidRPr="00000000">
              <w:rPr>
                <w:color w:val="000000"/>
                <w:sz w:val="24"/>
                <w:szCs w:val="24"/>
                <w:rtl w:val="0"/>
              </w:rPr>
              <w:t xml:space="preserve">Mặc định: Main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F">
            <w:pPr>
              <w:spacing w:after="0" w:before="240" w:line="276" w:lineRule="auto"/>
              <w:rPr>
                <w:color w:val="000000"/>
                <w:sz w:val="24"/>
                <w:szCs w:val="24"/>
              </w:rPr>
            </w:pPr>
            <w:r w:rsidDel="00000000" w:rsidR="00000000" w:rsidRPr="00000000">
              <w:rPr>
                <w:color w:val="000000"/>
                <w:sz w:val="24"/>
                <w:szCs w:val="24"/>
                <w:rtl w:val="0"/>
              </w:rPr>
              <w:t xml:space="preserve">Chọn sản phẩm Main/Extra cho Nhóm sản phẩm</w:t>
            </w:r>
          </w:p>
          <w:p w:rsidR="00000000" w:rsidDel="00000000" w:rsidP="00000000" w:rsidRDefault="00000000" w:rsidRPr="00000000" w14:paraId="00000340">
            <w:pPr>
              <w:spacing w:after="0" w:before="240" w:line="276" w:lineRule="auto"/>
              <w:rPr>
                <w:color w:val="000000"/>
                <w:sz w:val="24"/>
                <w:szCs w:val="24"/>
              </w:rPr>
            </w:pPr>
            <w:r w:rsidDel="00000000" w:rsidR="00000000" w:rsidRPr="00000000">
              <w:rPr>
                <w:color w:val="000000"/>
                <w:sz w:val="24"/>
                <w:szCs w:val="24"/>
                <w:rtl w:val="0"/>
              </w:rPr>
              <w:t xml:space="preserve">Mặc định là Main</w:t>
            </w:r>
          </w:p>
          <w:p w:rsidR="00000000" w:rsidDel="00000000" w:rsidP="00000000" w:rsidRDefault="00000000" w:rsidRPr="00000000" w14:paraId="00000341">
            <w:pPr>
              <w:spacing w:after="0" w:before="240" w:line="276" w:lineRule="auto"/>
              <w:rPr>
                <w:color w:val="000000"/>
                <w:sz w:val="24"/>
                <w:szCs w:val="24"/>
              </w:rPr>
            </w:pPr>
            <w:r w:rsidDel="00000000" w:rsidR="00000000" w:rsidRPr="00000000">
              <w:rPr>
                <w:color w:val="000000"/>
                <w:sz w:val="24"/>
                <w:szCs w:val="24"/>
                <w:rtl w:val="0"/>
              </w:rPr>
              <w:t xml:space="preserve">Danh sách giá trị:</w:t>
            </w:r>
          </w:p>
          <w:p w:rsidR="00000000" w:rsidDel="00000000" w:rsidP="00000000" w:rsidRDefault="00000000" w:rsidRPr="00000000" w14:paraId="00000342">
            <w:pPr>
              <w:numPr>
                <w:ilvl w:val="0"/>
                <w:numId w:val="9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Main</w:t>
            </w:r>
          </w:p>
          <w:p w:rsidR="00000000" w:rsidDel="00000000" w:rsidP="00000000" w:rsidRDefault="00000000" w:rsidRPr="00000000" w14:paraId="00000343">
            <w:pPr>
              <w:numPr>
                <w:ilvl w:val="0"/>
                <w:numId w:val="92"/>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Extra</w:t>
            </w:r>
          </w:p>
          <w:p w:rsidR="00000000" w:rsidDel="00000000" w:rsidP="00000000" w:rsidRDefault="00000000" w:rsidRPr="00000000" w14:paraId="00000344">
            <w:pPr>
              <w:spacing w:after="0" w:before="240" w:line="276" w:lineRule="auto"/>
              <w:rPr>
                <w:color w:val="000000"/>
                <w:sz w:val="24"/>
                <w:szCs w:val="24"/>
              </w:rPr>
            </w:pPr>
            <w:r w:rsidDel="00000000" w:rsidR="00000000" w:rsidRPr="00000000">
              <w:rPr>
                <w:color w:val="000000"/>
                <w:sz w:val="24"/>
                <w:szCs w:val="24"/>
                <w:rtl w:val="0"/>
              </w:rPr>
              <w:t xml:space="preserve">Chọn 1 giá trị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5">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6">
            <w:pPr>
              <w:spacing w:after="0" w:before="240" w:line="276" w:lineRule="auto"/>
              <w:rPr>
                <w:color w:val="000000"/>
                <w:sz w:val="24"/>
                <w:szCs w:val="24"/>
              </w:rPr>
            </w:pPr>
            <w:commentRangeStart w:id="33"/>
            <w:commentRangeStart w:id="34"/>
            <w:r w:rsidDel="00000000" w:rsidR="00000000" w:rsidRPr="00000000">
              <w:rPr>
                <w:color w:val="000000"/>
                <w:sz w:val="24"/>
                <w:szCs w:val="24"/>
                <w:rtl w:val="0"/>
              </w:rPr>
              <w:t xml:space="preserve">Chọn 1 sản phẩm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7">
            <w:pPr>
              <w:spacing w:after="0" w:before="240" w:line="276" w:lineRule="auto"/>
              <w:jc w:val="center"/>
              <w:rPr>
                <w:color w:val="000000"/>
                <w:sz w:val="24"/>
                <w:szCs w:val="24"/>
              </w:rPr>
            </w:pPr>
            <w:r w:rsidDel="00000000" w:rsidR="00000000" w:rsidRPr="00000000">
              <w:rPr>
                <w:color w:val="000000"/>
                <w:sz w:val="24"/>
                <w:szCs w:val="24"/>
                <w:rtl w:val="0"/>
              </w:rPr>
              <w:t xml:space="preserve">Radio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8">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9">
            <w:pPr>
              <w:spacing w:after="0" w:before="240" w:line="276" w:lineRule="auto"/>
              <w:jc w:val="center"/>
              <w:rPr>
                <w:color w:val="000000"/>
                <w:sz w:val="24"/>
                <w:szCs w:val="24"/>
              </w:rPr>
            </w:pPr>
            <w:r w:rsidDel="00000000" w:rsidR="00000000" w:rsidRPr="00000000">
              <w:rPr>
                <w:color w:val="000000"/>
                <w:sz w:val="24"/>
                <w:szCs w:val="24"/>
                <w:rtl w:val="0"/>
              </w:rPr>
              <w:t xml:space="preserve">Mặc định: Chọn 1sản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A">
            <w:pPr>
              <w:numPr>
                <w:ilvl w:val="0"/>
                <w:numId w:val="98"/>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Cho phép khách hàng mua một sản phẩm trong nhóm trên các kênh bán.</w:t>
            </w:r>
          </w:p>
          <w:p w:rsidR="00000000" w:rsidDel="00000000" w:rsidP="00000000" w:rsidRDefault="00000000" w:rsidRPr="00000000" w14:paraId="0000034B">
            <w:pPr>
              <w:numPr>
                <w:ilvl w:val="0"/>
                <w:numId w:val="98"/>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Radio button mặc định được chọn và không cho phép bỏ chọn.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C">
            <w:pPr>
              <w:spacing w:after="0" w:before="240" w:line="276" w:lineRule="auto"/>
              <w:jc w:val="center"/>
              <w:rPr>
                <w:color w:val="000000"/>
                <w:sz w:val="24"/>
                <w:szCs w:val="24"/>
              </w:rPr>
            </w:pPr>
            <w:commentRangeEnd w:id="33"/>
            <w:r w:rsidDel="00000000" w:rsidR="00000000" w:rsidRPr="00000000">
              <w:commentReference w:id="33"/>
            </w:r>
            <w:commentRangeEnd w:id="34"/>
            <w:r w:rsidDel="00000000" w:rsidR="00000000" w:rsidRPr="00000000">
              <w:commentReference w:id="34"/>
            </w:r>
            <w:commentRangeStart w:id="35"/>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Sản phẩm bắt buộc</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before="540" w:line="411.35999999999996" w:lineRule="auto"/>
              <w:rPr>
                <w:color w:val="292a2e"/>
                <w:sz w:val="24"/>
                <w:szCs w:val="24"/>
              </w:rPr>
            </w:pPr>
            <w:r w:rsidDel="00000000" w:rsidR="00000000" w:rsidRPr="00000000">
              <w:rPr>
                <w:color w:val="292a2e"/>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Checkbox</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before="360" w:line="411.35999999999996" w:lineRule="auto"/>
              <w:jc w:val="center"/>
              <w:rPr>
                <w:color w:val="292a2e"/>
                <w:sz w:val="24"/>
                <w:szCs w:val="24"/>
              </w:rPr>
            </w:pPr>
            <w:r w:rsidDel="00000000" w:rsidR="00000000" w:rsidRPr="00000000">
              <w:rPr>
                <w:color w:val="292a2e"/>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before="360" w:line="411.35999999999996" w:lineRule="auto"/>
              <w:rPr>
                <w:color w:val="292a2e"/>
                <w:sz w:val="24"/>
                <w:szCs w:val="24"/>
              </w:rPr>
            </w:pPr>
            <w:r w:rsidDel="00000000" w:rsidR="00000000" w:rsidRPr="00000000">
              <w:rPr>
                <w:color w:val="292a2e"/>
                <w:sz w:val="24"/>
                <w:szCs w:val="24"/>
                <w:rtl w:val="0"/>
              </w:rPr>
              <w:t xml:space="preserve">Field đánh dấu nhóm sản phẩm có cần mua hay không. Khi được tick chọn, sản phẩm đó được xác định là sản phẩm bắt buộc mua trong gói.</w:t>
            </w:r>
          </w:p>
          <w:p w:rsidR="00000000" w:rsidDel="00000000" w:rsidP="00000000" w:rsidRDefault="00000000" w:rsidRPr="00000000" w14:paraId="00000353">
            <w:pPr>
              <w:numPr>
                <w:ilvl w:val="0"/>
                <w:numId w:val="50"/>
              </w:numPr>
              <w:pBdr>
                <w:top w:space="0" w:sz="0" w:val="nil"/>
                <w:left w:space="0" w:sz="0" w:val="nil"/>
                <w:bottom w:space="0" w:sz="0" w:val="nil"/>
                <w:right w:space="0" w:sz="0" w:val="nil"/>
                <w:between w:space="0" w:sz="0" w:val="nil"/>
              </w:pBdr>
              <w:spacing w:after="0" w:afterAutospacing="0" w:before="360" w:line="411.35999999999996" w:lineRule="auto"/>
              <w:ind w:left="720" w:hanging="360"/>
              <w:rPr>
                <w:color w:val="292a2e"/>
                <w:sz w:val="24"/>
                <w:szCs w:val="24"/>
              </w:rPr>
            </w:pPr>
            <w:r w:rsidDel="00000000" w:rsidR="00000000" w:rsidRPr="00000000">
              <w:rPr>
                <w:color w:val="292a2e"/>
                <w:sz w:val="24"/>
                <w:szCs w:val="24"/>
                <w:rtl w:val="0"/>
              </w:rPr>
              <w:t xml:space="preserve">Với nhóm sản phẩm là Main: pre-fill suggest có checked (hiểu là bắt buộc), người dùng có thể chọn lại</w:t>
            </w:r>
          </w:p>
          <w:p w:rsidR="00000000" w:rsidDel="00000000" w:rsidP="00000000" w:rsidRDefault="00000000" w:rsidRPr="00000000" w14:paraId="00000354">
            <w:pPr>
              <w:numPr>
                <w:ilvl w:val="0"/>
                <w:numId w:val="50"/>
              </w:numPr>
              <w:pBdr>
                <w:top w:space="0" w:sz="0" w:val="nil"/>
                <w:left w:space="0" w:sz="0" w:val="nil"/>
                <w:bottom w:space="0" w:sz="0" w:val="nil"/>
                <w:right w:space="0" w:sz="0" w:val="nil"/>
                <w:between w:space="0" w:sz="0" w:val="nil"/>
              </w:pBdr>
              <w:spacing w:after="0" w:before="0" w:beforeAutospacing="0" w:line="411.35999999999996" w:lineRule="auto"/>
              <w:ind w:left="720" w:hanging="360"/>
              <w:rPr>
                <w:color w:val="292a2e"/>
                <w:sz w:val="24"/>
                <w:szCs w:val="24"/>
              </w:rPr>
            </w:pPr>
            <w:r w:rsidDel="00000000" w:rsidR="00000000" w:rsidRPr="00000000">
              <w:rPr>
                <w:color w:val="292a2e"/>
                <w:sz w:val="24"/>
                <w:szCs w:val="24"/>
                <w:rtl w:val="0"/>
              </w:rPr>
              <w:t xml:space="preserve">Với nhóm sản phẩm là Extra: pre-fill suggest thông tin unchecked (hiểu là không bắt buộc), người dùng có thể chọn lại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spacing w:after="0" w:before="240" w:line="276" w:lineRule="auto"/>
              <w:jc w:val="center"/>
              <w:rPr>
                <w:color w:val="000000"/>
                <w:sz w:val="24"/>
                <w:szCs w:val="24"/>
              </w:rPr>
            </w:pPr>
            <w:commentRangeEnd w:id="35"/>
            <w:r w:rsidDel="00000000" w:rsidR="00000000" w:rsidRPr="00000000">
              <w:commentReference w:id="35"/>
            </w: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6">
            <w:pPr>
              <w:spacing w:after="240" w:before="240" w:line="276" w:lineRule="auto"/>
              <w:rPr>
                <w:color w:val="000000"/>
                <w:sz w:val="24"/>
                <w:szCs w:val="24"/>
              </w:rPr>
            </w:pPr>
            <w:r w:rsidDel="00000000" w:rsidR="00000000" w:rsidRPr="00000000">
              <w:rPr>
                <w:color w:val="000000"/>
                <w:sz w:val="24"/>
                <w:szCs w:val="24"/>
                <w:rtl w:val="0"/>
              </w:rPr>
              <w:t xml:space="preserve">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7">
            <w:pPr>
              <w:spacing w:after="240" w:before="240" w:line="276" w:lineRule="auto"/>
              <w:jc w:val="center"/>
              <w:rPr>
                <w:color w:val="000000"/>
                <w:sz w:val="24"/>
                <w:szCs w:val="24"/>
              </w:rPr>
            </w:pPr>
            <w:r w:rsidDel="00000000" w:rsidR="00000000" w:rsidRPr="00000000">
              <w:rPr>
                <w:color w:val="000000"/>
                <w:sz w:val="24"/>
                <w:szCs w:val="24"/>
                <w:rtl w:val="0"/>
              </w:rPr>
              <w:t xml:space="preserve">Tooltip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8">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9">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A">
            <w:pPr>
              <w:spacing w:after="240" w:before="240" w:line="276" w:lineRule="auto"/>
              <w:rPr>
                <w:color w:val="000000"/>
                <w:sz w:val="24"/>
                <w:szCs w:val="24"/>
              </w:rPr>
            </w:pPr>
            <w:commentRangeStart w:id="36"/>
            <w:r w:rsidDel="00000000" w:rsidR="00000000" w:rsidRPr="00000000">
              <w:rPr>
                <w:color w:val="000000"/>
                <w:sz w:val="24"/>
                <w:szCs w:val="24"/>
                <w:rtl w:val="0"/>
              </w:rPr>
              <w:t xml:space="preserve">Hover vào Info hệ thống hiển thị Tooltip</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5B">
            <w:pPr>
              <w:spacing w:after="240" w:before="240" w:line="276" w:lineRule="auto"/>
              <w:rPr>
                <w:color w:val="000000"/>
                <w:sz w:val="24"/>
                <w:szCs w:val="24"/>
              </w:rPr>
            </w:pPr>
            <w:r w:rsidDel="00000000" w:rsidR="00000000" w:rsidRPr="00000000">
              <w:rPr>
                <w:color w:val="000000"/>
                <w:sz w:val="24"/>
                <w:szCs w:val="24"/>
                <w:rtl w:val="0"/>
              </w:rPr>
              <w:t xml:space="preserve">Cho phép khách hàng mua một sản phẩm trong nhóm trên các kênh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C">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D">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E">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1">
            <w:pPr>
              <w:spacing w:after="0" w:before="240" w:line="276" w:lineRule="auto"/>
              <w:rPr>
                <w:color w:val="000000"/>
                <w:sz w:val="24"/>
                <w:szCs w:val="24"/>
              </w:rPr>
            </w:pPr>
            <w:r w:rsidDel="00000000" w:rsidR="00000000" w:rsidRPr="00000000">
              <w:rPr>
                <w:color w:val="000000"/>
                <w:sz w:val="24"/>
                <w:szCs w:val="24"/>
                <w:rtl w:val="0"/>
              </w:rPr>
              <w:t xml:space="preserve">Hiển thị số thứ tự tự tăng của sản phẩm trong nhóm sản phẩm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2">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3">
            <w:pPr>
              <w:spacing w:after="0" w:before="240" w:line="276" w:lineRule="auto"/>
              <w:rPr>
                <w:color w:val="000000"/>
                <w:sz w:val="24"/>
                <w:szCs w:val="24"/>
              </w:rPr>
            </w:pPr>
            <w:r w:rsidDel="00000000" w:rsidR="00000000" w:rsidRPr="00000000">
              <w:rPr>
                <w:color w:val="000000"/>
                <w:sz w:val="24"/>
                <w:szCs w:val="24"/>
                <w:rtl w:val="0"/>
              </w:rPr>
              <w:t xml:space="preserve">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4">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7">
            <w:pPr>
              <w:spacing w:after="0" w:before="240" w:line="276" w:lineRule="auto"/>
              <w:rPr>
                <w:color w:val="000000"/>
                <w:sz w:val="24"/>
                <w:szCs w:val="24"/>
              </w:rPr>
            </w:pPr>
            <w:r w:rsidDel="00000000" w:rsidR="00000000" w:rsidRPr="00000000">
              <w:rPr>
                <w:color w:val="000000"/>
                <w:sz w:val="24"/>
                <w:szCs w:val="24"/>
                <w:rtl w:val="0"/>
              </w:rPr>
              <w:t xml:space="preserve">Load toàn bộ danh sách sản phẩm SKU đã cấu hình trong nhóm</w:t>
            </w:r>
          </w:p>
          <w:p w:rsidR="00000000" w:rsidDel="00000000" w:rsidP="00000000" w:rsidRDefault="00000000" w:rsidRPr="00000000" w14:paraId="00000368">
            <w:pPr>
              <w:spacing w:after="0" w:before="240" w:line="276" w:lineRule="auto"/>
              <w:rPr>
                <w:color w:val="000000"/>
                <w:sz w:val="24"/>
                <w:szCs w:val="24"/>
              </w:rPr>
            </w:pPr>
            <w:r w:rsidDel="00000000" w:rsidR="00000000" w:rsidRPr="00000000">
              <w:rPr>
                <w:color w:val="000000"/>
                <w:sz w:val="24"/>
                <w:szCs w:val="24"/>
                <w:rtl w:val="0"/>
              </w:rPr>
              <w:t xml:space="preserve">Không cho phép chỉnh sửa</w:t>
            </w:r>
          </w:p>
          <w:p w:rsidR="00000000" w:rsidDel="00000000" w:rsidP="00000000" w:rsidRDefault="00000000" w:rsidRPr="00000000" w14:paraId="00000369">
            <w:pPr>
              <w:spacing w:after="0" w:before="240" w:line="276" w:lineRule="auto"/>
              <w:rPr>
                <w:color w:val="000000"/>
                <w:sz w:val="24"/>
                <w:szCs w:val="24"/>
              </w:rPr>
            </w:pPr>
            <w:r w:rsidDel="00000000" w:rsidR="00000000" w:rsidRPr="00000000">
              <w:rPr>
                <w:color w:val="000000"/>
                <w:sz w:val="24"/>
                <w:szCs w:val="24"/>
                <w:rtl w:val="0"/>
              </w:rPr>
              <w:t xml:space="preserve">Trường hợp Nhóm sản phẩm có bất kỳ SKU nào chỉ có 1 hình thức quản lý là Sản phẩm đi kèm =&gt; hệ thống không hiển thị sản phẩm này trong nhóm sản phẩm ở gói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A">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B">
            <w:pPr>
              <w:spacing w:after="0" w:before="240" w:line="276" w:lineRule="auto"/>
              <w:rPr>
                <w:color w:val="000000"/>
                <w:sz w:val="24"/>
                <w:szCs w:val="24"/>
              </w:rPr>
            </w:pPr>
            <w:r w:rsidDel="00000000" w:rsidR="00000000" w:rsidRPr="00000000">
              <w:rPr>
                <w:color w:val="000000"/>
                <w:sz w:val="24"/>
                <w:szCs w:val="24"/>
                <w:rtl w:val="0"/>
              </w:rPr>
              <w:t xml:space="preserve">Hình thức quản lý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C">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D">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E">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F">
            <w:pPr>
              <w:spacing w:after="0" w:before="240" w:line="276" w:lineRule="auto"/>
              <w:rPr>
                <w:color w:val="000000"/>
                <w:sz w:val="24"/>
                <w:szCs w:val="24"/>
              </w:rPr>
            </w:pPr>
            <w:r w:rsidDel="00000000" w:rsidR="00000000" w:rsidRPr="00000000">
              <w:rPr>
                <w:color w:val="000000"/>
                <w:sz w:val="24"/>
                <w:szCs w:val="24"/>
                <w:rtl w:val="0"/>
              </w:rPr>
              <w:t xml:space="preserve">Click dropdown, hệ thống hiển thị danh sách hình thức quản lý</w:t>
            </w:r>
          </w:p>
          <w:p w:rsidR="00000000" w:rsidDel="00000000" w:rsidP="00000000" w:rsidRDefault="00000000" w:rsidRPr="00000000" w14:paraId="00000370">
            <w:pPr>
              <w:numPr>
                <w:ilvl w:val="0"/>
                <w:numId w:val="26"/>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Thiết bị lẻ</w:t>
            </w:r>
          </w:p>
          <w:p w:rsidR="00000000" w:rsidDel="00000000" w:rsidP="00000000" w:rsidRDefault="00000000" w:rsidRPr="00000000" w14:paraId="00000371">
            <w:pPr>
              <w:numPr>
                <w:ilvl w:val="0"/>
                <w:numId w:val="26"/>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Dịch vụ billing</w:t>
            </w:r>
          </w:p>
          <w:p w:rsidR="00000000" w:rsidDel="00000000" w:rsidP="00000000" w:rsidRDefault="00000000" w:rsidRPr="00000000" w14:paraId="00000372">
            <w:pPr>
              <w:numPr>
                <w:ilvl w:val="0"/>
                <w:numId w:val="26"/>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Dịch vụ SA</w:t>
            </w:r>
          </w:p>
          <w:p w:rsidR="00000000" w:rsidDel="00000000" w:rsidP="00000000" w:rsidRDefault="00000000" w:rsidRPr="00000000" w14:paraId="00000373">
            <w:pPr>
              <w:numPr>
                <w:ilvl w:val="0"/>
                <w:numId w:val="26"/>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Thiết bị đi kèm dịch vụ</w:t>
            </w:r>
          </w:p>
          <w:p w:rsidR="00000000" w:rsidDel="00000000" w:rsidP="00000000" w:rsidRDefault="00000000" w:rsidRPr="00000000" w14:paraId="00000374">
            <w:pPr>
              <w:spacing w:after="0" w:before="240" w:line="276" w:lineRule="auto"/>
              <w:rPr>
                <w:color w:val="000000"/>
                <w:sz w:val="24"/>
                <w:szCs w:val="24"/>
              </w:rPr>
            </w:pPr>
            <w:r w:rsidDel="00000000" w:rsidR="00000000" w:rsidRPr="00000000">
              <w:rPr>
                <w:color w:val="000000"/>
                <w:sz w:val="24"/>
                <w:szCs w:val="24"/>
                <w:rtl w:val="0"/>
              </w:rPr>
              <w:t xml:space="preserve">Trường hợp SKU trong nhóm chỉ có 1 hình thức quản lý Sạn phẩm đi kèm =&gt; Sẽ không hiển thị sản phẩm này trong nhóm sản phẩm ở gói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5">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6">
            <w:pPr>
              <w:spacing w:after="0" w:before="240" w:line="276" w:lineRule="auto"/>
              <w:rPr>
                <w:color w:val="000000"/>
                <w:sz w:val="24"/>
                <w:szCs w:val="24"/>
              </w:rPr>
            </w:pPr>
            <w:r w:rsidDel="00000000" w:rsidR="00000000" w:rsidRPr="00000000">
              <w:rPr>
                <w:color w:val="000000"/>
                <w:sz w:val="24"/>
                <w:szCs w:val="24"/>
                <w:rtl w:val="0"/>
              </w:rPr>
              <w:t xml:space="preserve">Sản phẩm Main/Extra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7">
            <w:pPr>
              <w:spacing w:after="0" w:before="240" w:line="276" w:lineRule="auto"/>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8">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9">
            <w:pPr>
              <w:spacing w:after="0" w:before="240" w:line="276" w:lineRule="auto"/>
              <w:rPr>
                <w:color w:val="000000"/>
                <w:sz w:val="24"/>
                <w:szCs w:val="24"/>
              </w:rPr>
            </w:pPr>
            <w:commentRangeStart w:id="37"/>
            <w:r w:rsidDel="00000000" w:rsidR="00000000" w:rsidRPr="00000000">
              <w:rPr>
                <w:color w:val="000000"/>
                <w:sz w:val="24"/>
                <w:szCs w:val="24"/>
                <w:rtl w:val="0"/>
              </w:rPr>
              <w:t xml:space="preserve">Mặc định: </w:t>
            </w:r>
            <w:commentRangeEnd w:id="37"/>
            <w:r w:rsidDel="00000000" w:rsidR="00000000" w:rsidRPr="00000000">
              <w:commentReference w:id="37"/>
            </w:r>
            <w:r w:rsidDel="00000000" w:rsidR="00000000" w:rsidRPr="00000000">
              <w:rPr>
                <w:color w:val="000000"/>
                <w:sz w:val="24"/>
                <w:szCs w:val="24"/>
                <w:rtl w:val="0"/>
              </w:rPr>
              <w:t xml:space="preserve">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A">
            <w:pPr>
              <w:spacing w:after="0" w:before="240" w:line="276" w:lineRule="auto"/>
              <w:rPr>
                <w:color w:val="000000"/>
                <w:sz w:val="24"/>
                <w:szCs w:val="24"/>
              </w:rPr>
            </w:pPr>
            <w:r w:rsidDel="00000000" w:rsidR="00000000" w:rsidRPr="00000000">
              <w:rPr>
                <w:color w:val="000000"/>
                <w:sz w:val="24"/>
                <w:szCs w:val="24"/>
                <w:rtl w:val="0"/>
              </w:rPr>
              <w:t xml:space="preserve">Sản phẩm Main/Extra của SKU trong nhóm sản phẩm</w:t>
            </w:r>
          </w:p>
          <w:p w:rsidR="00000000" w:rsidDel="00000000" w:rsidP="00000000" w:rsidRDefault="00000000" w:rsidRPr="00000000" w14:paraId="0000037B">
            <w:pPr>
              <w:spacing w:after="0" w:before="240" w:line="276" w:lineRule="auto"/>
              <w:rPr>
                <w:color w:val="000000"/>
                <w:sz w:val="24"/>
                <w:szCs w:val="24"/>
              </w:rPr>
            </w:pPr>
            <w:r w:rsidDel="00000000" w:rsidR="00000000" w:rsidRPr="00000000">
              <w:rPr>
                <w:color w:val="000000"/>
                <w:sz w:val="24"/>
                <w:szCs w:val="24"/>
                <w:rtl w:val="0"/>
              </w:rPr>
              <w:t xml:space="preserve">Không cho phép chỉnh sửa.</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C">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D">
            <w:pPr>
              <w:spacing w:after="0" w:before="240" w:line="276" w:lineRule="auto"/>
              <w:rPr>
                <w:color w:val="000000"/>
                <w:sz w:val="24"/>
                <w:szCs w:val="24"/>
              </w:rPr>
            </w:pPr>
            <w:r w:rsidDel="00000000" w:rsidR="00000000" w:rsidRPr="00000000">
              <w:rPr>
                <w:color w:val="000000"/>
                <w:sz w:val="24"/>
                <w:szCs w:val="24"/>
                <w:rtl w:val="0"/>
              </w:rPr>
              <w:t xml:space="preserve">Số lượng mặc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E">
            <w:pPr>
              <w:spacing w:after="0" w:before="240" w:line="276" w:lineRule="auto"/>
              <w:jc w:val="center"/>
              <w:rPr>
                <w:color w:val="000000"/>
                <w:sz w:val="24"/>
                <w:szCs w:val="24"/>
              </w:rPr>
            </w:pPr>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F">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0">
            <w:pPr>
              <w:spacing w:after="0" w:before="240" w:line="276" w:lineRule="auto"/>
              <w:jc w:val="center"/>
              <w:rPr>
                <w:color w:val="000000"/>
                <w:sz w:val="24"/>
                <w:szCs w:val="24"/>
              </w:rPr>
            </w:pPr>
            <w:r w:rsidDel="00000000" w:rsidR="00000000" w:rsidRPr="00000000">
              <w:rPr>
                <w:color w:val="000000"/>
                <w:sz w:val="24"/>
                <w:szCs w:val="24"/>
                <w:rtl w:val="0"/>
              </w:rPr>
              <w:t xml:space="preserve">Mặc định: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1">
            <w:pPr>
              <w:spacing w:after="0" w:before="240" w:line="276" w:lineRule="auto"/>
              <w:rPr>
                <w:color w:val="000000"/>
                <w:sz w:val="24"/>
                <w:szCs w:val="24"/>
              </w:rPr>
            </w:pPr>
            <w:r w:rsidDel="00000000" w:rsidR="00000000" w:rsidRPr="00000000">
              <w:rPr>
                <w:color w:val="000000"/>
                <w:sz w:val="24"/>
                <w:szCs w:val="24"/>
                <w:rtl w:val="0"/>
              </w:rPr>
              <w:t xml:space="preserve">Nhập số lượng mặc định của sản phẩm</w:t>
            </w:r>
          </w:p>
          <w:p w:rsidR="00000000" w:rsidDel="00000000" w:rsidP="00000000" w:rsidRDefault="00000000" w:rsidRPr="00000000" w14:paraId="00000382">
            <w:pPr>
              <w:spacing w:after="0" w:before="240" w:line="276" w:lineRule="auto"/>
              <w:rPr>
                <w:color w:val="000000"/>
                <w:sz w:val="24"/>
                <w:szCs w:val="24"/>
              </w:rPr>
            </w:pPr>
            <w:r w:rsidDel="00000000" w:rsidR="00000000" w:rsidRPr="00000000">
              <w:rPr>
                <w:color w:val="000000"/>
                <w:sz w:val="24"/>
                <w:szCs w:val="24"/>
                <w:rtl w:val="0"/>
              </w:rPr>
              <w:t xml:space="preserve">Dùng để hiển thị số lượng SKU trên các kênh bán</w:t>
            </w:r>
          </w:p>
          <w:p w:rsidR="00000000" w:rsidDel="00000000" w:rsidP="00000000" w:rsidRDefault="00000000" w:rsidRPr="00000000" w14:paraId="00000383">
            <w:pPr>
              <w:spacing w:after="0" w:before="240" w:line="276" w:lineRule="auto"/>
              <w:rPr>
                <w:color w:val="000000"/>
                <w:sz w:val="24"/>
                <w:szCs w:val="24"/>
              </w:rPr>
            </w:pPr>
            <w:r w:rsidDel="00000000" w:rsidR="00000000" w:rsidRPr="00000000">
              <w:rPr>
                <w:color w:val="000000"/>
                <w:sz w:val="24"/>
                <w:szCs w:val="24"/>
                <w:rtl w:val="0"/>
              </w:rPr>
              <w:t xml:space="preserve">Số lượng mặc định của thiết bị trong nhóm SKU đi kèm sẽ được hiển thị trên kênh bán. </w:t>
            </w:r>
          </w:p>
          <w:p w:rsidR="00000000" w:rsidDel="00000000" w:rsidP="00000000" w:rsidRDefault="00000000" w:rsidRPr="00000000" w14:paraId="00000384">
            <w:pPr>
              <w:spacing w:after="0" w:before="240" w:line="276" w:lineRule="auto"/>
              <w:rPr>
                <w:color w:val="000000"/>
                <w:sz w:val="24"/>
                <w:szCs w:val="24"/>
              </w:rPr>
            </w:pPr>
            <w:r w:rsidDel="00000000" w:rsidR="00000000" w:rsidRPr="00000000">
              <w:rPr>
                <w:color w:val="000000"/>
                <w:sz w:val="24"/>
                <w:szCs w:val="24"/>
                <w:rtl w:val="0"/>
              </w:rPr>
              <w:t xml:space="preserve">Số lượng từ 1-999</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5">
            <w:pPr>
              <w:spacing w:after="0" w:before="240" w:line="276" w:lineRule="auto"/>
              <w:jc w:val="center"/>
              <w:rPr>
                <w:color w:val="000000"/>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6">
            <w:pPr>
              <w:spacing w:after="0" w:before="240" w:line="276" w:lineRule="auto"/>
              <w:rPr>
                <w:color w:val="000000"/>
                <w:sz w:val="24"/>
                <w:szCs w:val="24"/>
              </w:rPr>
            </w:pPr>
            <w:r w:rsidDel="00000000" w:rsidR="00000000" w:rsidRPr="00000000">
              <w:rPr>
                <w:color w:val="000000"/>
                <w:sz w:val="24"/>
                <w:szCs w:val="24"/>
                <w:rtl w:val="0"/>
              </w:rPr>
              <w:t xml:space="preserve">Số lượng tối thiểu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7">
            <w:pPr>
              <w:spacing w:after="0" w:before="240" w:line="276" w:lineRule="auto"/>
              <w:jc w:val="center"/>
              <w:rPr>
                <w:color w:val="000000"/>
                <w:sz w:val="24"/>
                <w:szCs w:val="24"/>
              </w:rPr>
            </w:pPr>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8">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9">
            <w:pPr>
              <w:spacing w:after="0" w:before="240" w:line="276" w:lineRule="auto"/>
              <w:jc w:val="center"/>
              <w:rPr>
                <w:color w:val="000000"/>
                <w:sz w:val="24"/>
                <w:szCs w:val="24"/>
              </w:rPr>
            </w:pPr>
            <w:r w:rsidDel="00000000" w:rsidR="00000000" w:rsidRPr="00000000">
              <w:rPr>
                <w:color w:val="000000"/>
                <w:sz w:val="24"/>
                <w:szCs w:val="24"/>
                <w:rtl w:val="0"/>
              </w:rPr>
              <w:t xml:space="preserve">Mặc định: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A">
            <w:pPr>
              <w:spacing w:after="0" w:before="240" w:line="276" w:lineRule="auto"/>
              <w:rPr>
                <w:color w:val="000000"/>
                <w:sz w:val="24"/>
                <w:szCs w:val="24"/>
              </w:rPr>
            </w:pPr>
            <w:r w:rsidDel="00000000" w:rsidR="00000000" w:rsidRPr="00000000">
              <w:rPr>
                <w:color w:val="000000"/>
                <w:sz w:val="24"/>
                <w:szCs w:val="24"/>
                <w:rtl w:val="0"/>
              </w:rPr>
              <w:t xml:space="preserve">Nhập số lượng tối thiểu của sản phẩm</w:t>
            </w:r>
          </w:p>
          <w:p w:rsidR="00000000" w:rsidDel="00000000" w:rsidP="00000000" w:rsidRDefault="00000000" w:rsidRPr="00000000" w14:paraId="0000038B">
            <w:pPr>
              <w:spacing w:after="0" w:before="240" w:line="276" w:lineRule="auto"/>
              <w:rPr>
                <w:color w:val="000000"/>
                <w:sz w:val="24"/>
                <w:szCs w:val="24"/>
              </w:rPr>
            </w:pPr>
            <w:r w:rsidDel="00000000" w:rsidR="00000000" w:rsidRPr="00000000">
              <w:rPr>
                <w:color w:val="000000"/>
                <w:sz w:val="24"/>
                <w:szCs w:val="24"/>
                <w:rtl w:val="0"/>
              </w:rPr>
              <w:t xml:space="preserve">Số lượng SKU tối thiểu mà người dùng phải mua trong gói</w:t>
            </w:r>
          </w:p>
          <w:p w:rsidR="00000000" w:rsidDel="00000000" w:rsidP="00000000" w:rsidRDefault="00000000" w:rsidRPr="00000000" w14:paraId="0000038C">
            <w:pPr>
              <w:spacing w:after="0" w:before="240" w:line="276" w:lineRule="auto"/>
              <w:rPr>
                <w:color w:val="000000"/>
                <w:sz w:val="24"/>
                <w:szCs w:val="24"/>
              </w:rPr>
            </w:pPr>
            <w:r w:rsidDel="00000000" w:rsidR="00000000" w:rsidRPr="00000000">
              <w:rPr>
                <w:color w:val="000000"/>
                <w:sz w:val="24"/>
                <w:szCs w:val="24"/>
                <w:rtl w:val="0"/>
              </w:rPr>
              <w:t xml:space="preserve">Số lượng từ 1-999</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D">
            <w:pPr>
              <w:spacing w:after="0" w:before="240" w:line="276" w:lineRule="auto"/>
              <w:jc w:val="center"/>
              <w:rPr>
                <w:color w:val="000000"/>
                <w:sz w:val="24"/>
                <w:szCs w:val="24"/>
              </w:rPr>
            </w:pPr>
            <w:r w:rsidDel="00000000" w:rsidR="00000000" w:rsidRPr="00000000">
              <w:rPr>
                <w:color w:val="000000"/>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E">
            <w:pPr>
              <w:spacing w:after="0" w:before="240" w:line="276" w:lineRule="auto"/>
              <w:rPr>
                <w:color w:val="000000"/>
                <w:sz w:val="24"/>
                <w:szCs w:val="24"/>
              </w:rPr>
            </w:pPr>
            <w:r w:rsidDel="00000000" w:rsidR="00000000" w:rsidRPr="00000000">
              <w:rPr>
                <w:color w:val="000000"/>
                <w:sz w:val="24"/>
                <w:szCs w:val="24"/>
                <w:rtl w:val="0"/>
              </w:rPr>
              <w:t xml:space="preserve">Số lượng tối đa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F">
            <w:pPr>
              <w:spacing w:after="0" w:before="240" w:line="276" w:lineRule="auto"/>
              <w:jc w:val="center"/>
              <w:rPr>
                <w:color w:val="000000"/>
                <w:sz w:val="24"/>
                <w:szCs w:val="24"/>
              </w:rPr>
            </w:pPr>
            <w:r w:rsidDel="00000000" w:rsidR="00000000" w:rsidRPr="00000000">
              <w:rPr>
                <w:color w:val="000000"/>
                <w:sz w:val="24"/>
                <w:szCs w:val="24"/>
                <w:rtl w:val="0"/>
              </w:rPr>
              <w:t xml:space="preserve">Numeric 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0">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1">
            <w:pPr>
              <w:spacing w:after="0" w:before="240" w:line="276" w:lineRule="auto"/>
              <w:jc w:val="center"/>
              <w:rPr>
                <w:color w:val="000000"/>
                <w:sz w:val="24"/>
                <w:szCs w:val="24"/>
              </w:rPr>
            </w:pPr>
            <w:r w:rsidDel="00000000" w:rsidR="00000000" w:rsidRPr="00000000">
              <w:rPr>
                <w:color w:val="000000"/>
                <w:sz w:val="24"/>
                <w:szCs w:val="24"/>
                <w:rtl w:val="0"/>
              </w:rPr>
              <w:t xml:space="preserve">Mặc định: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2">
            <w:pPr>
              <w:spacing w:after="0" w:before="240" w:line="276" w:lineRule="auto"/>
              <w:rPr>
                <w:color w:val="000000"/>
                <w:sz w:val="24"/>
                <w:szCs w:val="24"/>
              </w:rPr>
            </w:pPr>
            <w:r w:rsidDel="00000000" w:rsidR="00000000" w:rsidRPr="00000000">
              <w:rPr>
                <w:color w:val="000000"/>
                <w:sz w:val="24"/>
                <w:szCs w:val="24"/>
                <w:rtl w:val="0"/>
              </w:rPr>
              <w:t xml:space="preserve">Nhập số lượng tối đa của sản phẩm</w:t>
            </w:r>
          </w:p>
          <w:p w:rsidR="00000000" w:rsidDel="00000000" w:rsidP="00000000" w:rsidRDefault="00000000" w:rsidRPr="00000000" w14:paraId="00000393">
            <w:pPr>
              <w:spacing w:after="0" w:before="240" w:line="276" w:lineRule="auto"/>
              <w:rPr>
                <w:color w:val="000000"/>
                <w:sz w:val="24"/>
                <w:szCs w:val="24"/>
              </w:rPr>
            </w:pPr>
            <w:r w:rsidDel="00000000" w:rsidR="00000000" w:rsidRPr="00000000">
              <w:rPr>
                <w:color w:val="000000"/>
                <w:sz w:val="24"/>
                <w:szCs w:val="24"/>
                <w:rtl w:val="0"/>
              </w:rPr>
              <w:t xml:space="preserve">Số lượng SKU tối đa  mà người dùng có thể mua trong gói</w:t>
            </w:r>
          </w:p>
          <w:p w:rsidR="00000000" w:rsidDel="00000000" w:rsidP="00000000" w:rsidRDefault="00000000" w:rsidRPr="00000000" w14:paraId="00000394">
            <w:pPr>
              <w:spacing w:after="0" w:before="240" w:line="276" w:lineRule="auto"/>
              <w:rPr>
                <w:color w:val="000000"/>
                <w:sz w:val="24"/>
                <w:szCs w:val="24"/>
              </w:rPr>
            </w:pPr>
            <w:r w:rsidDel="00000000" w:rsidR="00000000" w:rsidRPr="00000000">
              <w:rPr>
                <w:color w:val="000000"/>
                <w:sz w:val="24"/>
                <w:szCs w:val="24"/>
                <w:rtl w:val="0"/>
              </w:rPr>
              <w:t xml:space="preserve">Số lượng từ 1-999</w:t>
            </w:r>
            <w:r w:rsidDel="00000000" w:rsidR="00000000" w:rsidRPr="00000000">
              <w:rPr>
                <w:rtl w:val="0"/>
              </w:rPr>
            </w:r>
          </w:p>
        </w:tc>
      </w:tr>
      <w:tr>
        <w:trPr>
          <w:cantSplit w:val="0"/>
          <w:trHeight w:val="180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5">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6">
            <w:pPr>
              <w:spacing w:after="0" w:before="240" w:line="276" w:lineRule="auto"/>
              <w:rPr>
                <w:color w:val="000000"/>
                <w:sz w:val="24"/>
                <w:szCs w:val="24"/>
              </w:rPr>
            </w:pPr>
            <w:r w:rsidDel="00000000" w:rsidR="00000000" w:rsidRPr="00000000">
              <w:rPr>
                <w:color w:val="000000"/>
                <w:sz w:val="24"/>
                <w:szCs w:val="24"/>
                <w:rtl w:val="0"/>
              </w:rPr>
              <w:t xml:space="preserve">Đơn vị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7">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8">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9">
            <w:pPr>
              <w:spacing w:after="240" w:before="240" w:line="276" w:lineRule="auto"/>
              <w:jc w:val="center"/>
              <w:rPr>
                <w:color w:val="000000"/>
                <w:sz w:val="24"/>
                <w:szCs w:val="24"/>
              </w:rPr>
            </w:pPr>
            <w:r w:rsidDel="00000000" w:rsidR="00000000" w:rsidRPr="00000000">
              <w:rPr>
                <w:color w:val="000000"/>
                <w:sz w:val="24"/>
                <w:szCs w:val="24"/>
                <w:rtl w:val="0"/>
              </w:rPr>
              <w:t xml:space="preserve">Placeholder: “Chọn đơn vị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A">
            <w:pPr>
              <w:spacing w:after="0" w:before="240" w:line="276" w:lineRule="auto"/>
              <w:rPr>
                <w:color w:val="000000"/>
                <w:sz w:val="24"/>
                <w:szCs w:val="24"/>
              </w:rPr>
            </w:pPr>
            <w:r w:rsidDel="00000000" w:rsidR="00000000" w:rsidRPr="00000000">
              <w:rPr>
                <w:color w:val="000000"/>
                <w:sz w:val="24"/>
                <w:szCs w:val="24"/>
                <w:rtl w:val="0"/>
              </w:rPr>
              <w:t xml:space="preserve">Dữ liệu được lấy từ danh sách Đơn vị triển khai trong SKU </w:t>
            </w:r>
          </w:p>
          <w:p w:rsidR="00000000" w:rsidDel="00000000" w:rsidP="00000000" w:rsidRDefault="00000000" w:rsidRPr="00000000" w14:paraId="0000039B">
            <w:pPr>
              <w:spacing w:after="0" w:before="240" w:line="276" w:lineRule="auto"/>
              <w:rPr>
                <w:color w:val="000000"/>
                <w:sz w:val="24"/>
                <w:szCs w:val="24"/>
              </w:rPr>
            </w:pPr>
            <w:r w:rsidDel="00000000" w:rsidR="00000000" w:rsidRPr="00000000">
              <w:rPr>
                <w:color w:val="000000"/>
                <w:sz w:val="24"/>
                <w:szCs w:val="24"/>
                <w:rtl w:val="0"/>
              </w:rPr>
              <w:t xml:space="preserve">Chọn một đơn vị triển khai cho mỗi sản phẩm trong nhóm. </w:t>
            </w:r>
          </w:p>
          <w:p w:rsidR="00000000" w:rsidDel="00000000" w:rsidP="00000000" w:rsidRDefault="00000000" w:rsidRPr="00000000" w14:paraId="0000039C">
            <w:pPr>
              <w:numPr>
                <w:ilvl w:val="0"/>
                <w:numId w:val="7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là SKU có ParentName = (nhóm thiết bị) khác Camera AND Loại sản phẩm = Thiết bị: Load lên danh sách Đơn vị triển khai cấu hình trong SKU cho user chọn. Mặc định load lên giá trị đầu tiên. </w:t>
              <w:br w:type="textWrapping"/>
              <w:t xml:space="preserve">Nếu SKU không có giá trị đơn vị triển khai, người dùng sẽ cần bổ sung thêm đơn vị triển khai trong SKU. </w:t>
            </w:r>
          </w:p>
          <w:p w:rsidR="00000000" w:rsidDel="00000000" w:rsidP="00000000" w:rsidRDefault="00000000" w:rsidRPr="00000000" w14:paraId="0000039D">
            <w:pPr>
              <w:numPr>
                <w:ilvl w:val="0"/>
                <w:numId w:val="7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là SKU là dịch vụ và có ParentName = Camera và Loại sản phẩm = Dịch vụ: không load lên danh sách đơn vị triển khai, để trống trường thông tin Đơn vị triển khai.</w:t>
            </w:r>
          </w:p>
        </w:tc>
      </w:tr>
      <w:tr>
        <w:trPr>
          <w:cantSplit w:val="0"/>
          <w:trHeight w:val="180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E">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F">
            <w:pPr>
              <w:spacing w:after="0" w:before="240" w:line="276" w:lineRule="auto"/>
              <w:rPr>
                <w:color w:val="000000"/>
                <w:sz w:val="24"/>
                <w:szCs w:val="24"/>
              </w:rPr>
            </w:pPr>
            <w:r w:rsidDel="00000000" w:rsidR="00000000" w:rsidRPr="00000000">
              <w:rPr>
                <w:color w:val="000000"/>
                <w:sz w:val="24"/>
                <w:szCs w:val="24"/>
                <w:rtl w:val="0"/>
              </w:rPr>
              <w:t xml:space="preserve">Thu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0">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1">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2">
            <w:pPr>
              <w:spacing w:after="0" w:before="240" w:line="276" w:lineRule="auto"/>
              <w:rPr>
                <w:color w:val="000000"/>
                <w:sz w:val="24"/>
                <w:szCs w:val="24"/>
              </w:rPr>
            </w:pPr>
            <w:r w:rsidDel="00000000" w:rsidR="00000000" w:rsidRPr="00000000">
              <w:rPr>
                <w:color w:val="000000"/>
                <w:sz w:val="24"/>
                <w:szCs w:val="24"/>
                <w:rtl w:val="0"/>
              </w:rPr>
              <w:t xml:space="preserve">Mặc định: Không</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3A3">
            <w:pPr>
              <w:spacing w:after="240" w:before="240" w:line="276" w:lineRule="auto"/>
              <w:rPr>
                <w:color w:val="000000"/>
                <w:highlight w:val="white"/>
              </w:rPr>
            </w:pPr>
            <w:r w:rsidDel="00000000" w:rsidR="00000000" w:rsidRPr="00000000">
              <w:rPr>
                <w:color w:val="000000"/>
                <w:highlight w:val="white"/>
                <w:rtl w:val="0"/>
              </w:rPr>
              <w:t xml:space="preserve">Logic áp dụng cho cho sản phẩm đơn và nhóm sản phẩm.</w:t>
            </w:r>
          </w:p>
          <w:p w:rsidR="00000000" w:rsidDel="00000000" w:rsidP="00000000" w:rsidRDefault="00000000" w:rsidRPr="00000000" w14:paraId="000003A4">
            <w:pPr>
              <w:spacing w:after="240" w:before="240" w:line="276" w:lineRule="auto"/>
              <w:rPr>
                <w:color w:val="000000"/>
                <w:highlight w:val="white"/>
              </w:rPr>
            </w:pPr>
            <w:r w:rsidDel="00000000" w:rsidR="00000000" w:rsidRPr="00000000">
              <w:rPr>
                <w:color w:val="000000"/>
                <w:highlight w:val="white"/>
                <w:rtl w:val="0"/>
              </w:rPr>
              <w:t xml:space="preserve">Cho phép chọn dropdown Thu hồi khi SKU có loại sản phẩm = Thiết bị</w:t>
            </w:r>
          </w:p>
          <w:p w:rsidR="00000000" w:rsidDel="00000000" w:rsidP="00000000" w:rsidRDefault="00000000" w:rsidRPr="00000000" w14:paraId="000003A5">
            <w:pPr>
              <w:spacing w:after="240" w:before="240" w:line="276" w:lineRule="auto"/>
              <w:rPr>
                <w:color w:val="000000"/>
                <w:highlight w:val="white"/>
              </w:rPr>
            </w:pPr>
            <w:r w:rsidDel="00000000" w:rsidR="00000000" w:rsidRPr="00000000">
              <w:rPr>
                <w:color w:val="000000"/>
                <w:highlight w:val="white"/>
                <w:rtl w:val="0"/>
              </w:rPr>
              <w:t xml:space="preserve">Không cho phép chọn dropdown Thu hồi khi SKU có loại sản phẩm= Dịch vụ</w:t>
            </w:r>
          </w:p>
          <w:p w:rsidR="00000000" w:rsidDel="00000000" w:rsidP="00000000" w:rsidRDefault="00000000" w:rsidRPr="00000000" w14:paraId="000003A6">
            <w:pPr>
              <w:spacing w:after="240" w:before="240" w:line="276" w:lineRule="auto"/>
              <w:rPr>
                <w:color w:val="000000"/>
                <w:highlight w:val="white"/>
              </w:rPr>
            </w:pPr>
            <w:r w:rsidDel="00000000" w:rsidR="00000000" w:rsidRPr="00000000">
              <w:rPr>
                <w:color w:val="000000"/>
                <w:highlight w:val="white"/>
                <w:rtl w:val="0"/>
              </w:rPr>
              <w:t xml:space="preserve">Cho phép người dùng click dropdown để chọn giá trị thu hồi của thiết bị</w:t>
            </w:r>
          </w:p>
          <w:p w:rsidR="00000000" w:rsidDel="00000000" w:rsidP="00000000" w:rsidRDefault="00000000" w:rsidRPr="00000000" w14:paraId="000003A7">
            <w:pPr>
              <w:spacing w:after="240" w:before="240" w:line="276" w:lineRule="auto"/>
              <w:rPr>
                <w:color w:val="000000"/>
                <w:highlight w:val="white"/>
              </w:rPr>
            </w:pPr>
            <w:r w:rsidDel="00000000" w:rsidR="00000000" w:rsidRPr="00000000">
              <w:rPr>
                <w:color w:val="000000"/>
                <w:highlight w:val="white"/>
                <w:rtl w:val="0"/>
              </w:rPr>
              <w:t xml:space="preserve">Danh sách giá trị:</w:t>
            </w:r>
          </w:p>
          <w:p w:rsidR="00000000" w:rsidDel="00000000" w:rsidP="00000000" w:rsidRDefault="00000000" w:rsidRPr="00000000" w14:paraId="000003A8">
            <w:pPr>
              <w:spacing w:after="240" w:before="240" w:line="276" w:lineRule="auto"/>
              <w:rPr>
                <w:color w:val="000000"/>
                <w:highlight w:val="white"/>
              </w:rPr>
            </w:pPr>
            <w:r w:rsidDel="00000000" w:rsidR="00000000" w:rsidRPr="00000000">
              <w:rPr>
                <w:color w:val="000000"/>
                <w:highlight w:val="white"/>
                <w:rtl w:val="0"/>
              </w:rPr>
              <w:t xml:space="preserve">Thu hồi = Không: Thiết bị không cần thu hồi sau khi đã bán cho khách hàng</w:t>
            </w:r>
          </w:p>
          <w:p w:rsidR="00000000" w:rsidDel="00000000" w:rsidP="00000000" w:rsidRDefault="00000000" w:rsidRPr="00000000" w14:paraId="000003A9">
            <w:pPr>
              <w:spacing w:after="240" w:before="240" w:line="276" w:lineRule="auto"/>
              <w:rPr>
                <w:color w:val="000000"/>
                <w:highlight w:val="white"/>
              </w:rPr>
            </w:pPr>
            <w:r w:rsidDel="00000000" w:rsidR="00000000" w:rsidRPr="00000000">
              <w:rPr>
                <w:color w:val="000000"/>
                <w:highlight w:val="white"/>
                <w:rtl w:val="0"/>
              </w:rPr>
              <w:t xml:space="preserve">Thu hồi = Có: Thiết bị cần lấy lại khi thời gian sử dụng thiết bị hết hiệu lực</w:t>
            </w:r>
          </w:p>
          <w:p w:rsidR="00000000" w:rsidDel="00000000" w:rsidP="00000000" w:rsidRDefault="00000000" w:rsidRPr="00000000" w14:paraId="000003AA">
            <w:pPr>
              <w:spacing w:after="240" w:before="240" w:line="276" w:lineRule="auto"/>
              <w:rPr>
                <w:color w:val="000000"/>
                <w:highlight w:val="white"/>
              </w:rPr>
            </w:pPr>
            <w:r w:rsidDel="00000000" w:rsidR="00000000" w:rsidRPr="00000000">
              <w:rPr>
                <w:color w:val="000000"/>
                <w:highlight w:val="white"/>
                <w:rtl w:val="0"/>
              </w:rPr>
              <w:t xml:space="preserve">Chọn 1 giá trị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B">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C">
            <w:pPr>
              <w:spacing w:after="0" w:before="240" w:line="276" w:lineRule="auto"/>
              <w:rPr>
                <w:color w:val="000000"/>
                <w:sz w:val="24"/>
                <w:szCs w:val="24"/>
              </w:rPr>
            </w:pPr>
            <w:r w:rsidDel="00000000" w:rsidR="00000000" w:rsidRPr="00000000">
              <w:rPr>
                <w:color w:val="000000"/>
                <w:sz w:val="24"/>
                <w:szCs w:val="24"/>
                <w:rtl w:val="0"/>
              </w:rPr>
              <w:t xml:space="preserve">Mặc định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D">
            <w:pPr>
              <w:spacing w:after="0" w:before="240" w:line="276" w:lineRule="auto"/>
              <w:jc w:val="center"/>
              <w:rPr>
                <w:color w:val="000000"/>
                <w:sz w:val="24"/>
                <w:szCs w:val="24"/>
              </w:rPr>
            </w:pPr>
            <w:r w:rsidDel="00000000" w:rsidR="00000000" w:rsidRPr="00000000">
              <w:rPr>
                <w:color w:val="000000"/>
                <w:sz w:val="24"/>
                <w:szCs w:val="24"/>
                <w:rtl w:val="0"/>
              </w:rPr>
              <w:t xml:space="preserve">Radio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F">
            <w:pPr>
              <w:spacing w:after="0" w:before="240" w:line="276" w:lineRule="auto"/>
              <w:rPr>
                <w:color w:val="000000"/>
                <w:sz w:val="24"/>
                <w:szCs w:val="24"/>
              </w:rPr>
            </w:pPr>
            <w:r w:rsidDel="00000000" w:rsidR="00000000" w:rsidRPr="00000000">
              <w:rPr>
                <w:color w:val="000000"/>
                <w:sz w:val="24"/>
                <w:szCs w:val="24"/>
                <w:rtl w:val="0"/>
              </w:rPr>
              <w:t xml:space="preserve">Mặc định chọn SKU trong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0">
            <w:pPr>
              <w:spacing w:after="0" w:before="240" w:line="276" w:lineRule="auto"/>
              <w:rPr>
                <w:color w:val="000000"/>
                <w:sz w:val="24"/>
                <w:szCs w:val="24"/>
              </w:rPr>
            </w:pPr>
            <w:r w:rsidDel="00000000" w:rsidR="00000000" w:rsidRPr="00000000">
              <w:rPr>
                <w:color w:val="000000"/>
                <w:sz w:val="24"/>
                <w:szCs w:val="24"/>
                <w:rtl w:val="0"/>
              </w:rPr>
              <w:t xml:space="preserve">Click Radio button để chọn SKU mặc định để số lượng ràng buộc được tăng theo số lượng Sản phẩm ràng buộc trong STEP 2 trên các kênh bán</w:t>
            </w:r>
          </w:p>
          <w:p w:rsidR="00000000" w:rsidDel="00000000" w:rsidP="00000000" w:rsidRDefault="00000000" w:rsidRPr="00000000" w14:paraId="000003B1">
            <w:pPr>
              <w:spacing w:after="0" w:before="240" w:line="276" w:lineRule="auto"/>
              <w:rPr>
                <w:color w:val="000000"/>
                <w:sz w:val="24"/>
                <w:szCs w:val="24"/>
              </w:rPr>
            </w:pPr>
            <w:r w:rsidDel="00000000" w:rsidR="00000000" w:rsidRPr="00000000">
              <w:rPr>
                <w:color w:val="000000"/>
                <w:sz w:val="24"/>
                <w:szCs w:val="24"/>
                <w:rtl w:val="0"/>
              </w:rPr>
              <w:t xml:space="preserve">Và thể hiện sản phẩm mặc định được chọn trong nhóm của gói </w:t>
            </w:r>
          </w:p>
        </w:tc>
      </w:tr>
      <w:tr>
        <w:trPr>
          <w:cantSplit w:val="0"/>
          <w:trHeight w:val="449" w:hRule="atLeast"/>
          <w:tblHeader w:val="0"/>
        </w:trPr>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2">
            <w:pPr>
              <w:spacing w:after="0" w:before="240" w:line="276" w:lineRule="auto"/>
              <w:jc w:val="center"/>
              <w:rPr>
                <w:color w:val="000000"/>
                <w:sz w:val="24"/>
                <w:szCs w:val="24"/>
              </w:rPr>
            </w:pPr>
            <w:r w:rsidDel="00000000" w:rsidR="00000000" w:rsidRPr="00000000">
              <w:rPr>
                <w:color w:val="000000"/>
                <w:sz w:val="24"/>
                <w:szCs w:val="24"/>
                <w:rtl w:val="0"/>
              </w:rPr>
              <w:t xml:space="preserve">16</w:t>
            </w:r>
          </w:p>
        </w:tc>
        <w:tc>
          <w:tcPr>
            <w:tcBorders>
              <w:top w:color="000000" w:space="0" w:sz="4" w:val="single"/>
              <w:left w:color="000000" w:space="0" w:sz="6"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3">
            <w:pPr>
              <w:spacing w:after="0" w:before="240" w:line="276" w:lineRule="auto"/>
              <w:rPr>
                <w:color w:val="000000"/>
                <w:sz w:val="24"/>
                <w:szCs w:val="24"/>
              </w:rPr>
            </w:pPr>
            <w:r w:rsidDel="00000000" w:rsidR="00000000" w:rsidRPr="00000000">
              <w:rPr>
                <w:color w:val="000000"/>
                <w:sz w:val="24"/>
                <w:szCs w:val="24"/>
                <w:rtl w:val="0"/>
              </w:rPr>
              <w:t xml:space="preserve">Thêm nhóm sản phẩm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4">
            <w:pPr>
              <w:spacing w:after="0" w:before="240" w:line="276" w:lineRule="auto"/>
              <w:jc w:val="center"/>
              <w:rPr>
                <w:color w:val="000000"/>
                <w:sz w:val="24"/>
                <w:szCs w:val="24"/>
              </w:rPr>
            </w:pPr>
            <w:r w:rsidDel="00000000" w:rsidR="00000000" w:rsidRPr="00000000">
              <w:rPr>
                <w:color w:val="000000"/>
                <w:sz w:val="24"/>
                <w:szCs w:val="24"/>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7">
            <w:pPr>
              <w:spacing w:after="0" w:before="240" w:line="276" w:lineRule="auto"/>
              <w:rPr>
                <w:color w:val="000000"/>
                <w:sz w:val="24"/>
                <w:szCs w:val="24"/>
              </w:rPr>
            </w:pPr>
            <w:r w:rsidDel="00000000" w:rsidR="00000000" w:rsidRPr="00000000">
              <w:rPr>
                <w:color w:val="000000"/>
                <w:sz w:val="24"/>
                <w:szCs w:val="24"/>
                <w:rtl w:val="0"/>
              </w:rPr>
              <w:t xml:space="preserve">Click nút Thêm nhóm sản phẩm để thêm một nhóm sản phẩm mới trong gói </w:t>
              <w:br w:type="textWrapping"/>
              <w:t xml:space="preserve">Tối đa thêm 5 nhóm sản phẩm trong gói bán</w:t>
            </w:r>
          </w:p>
          <w:p w:rsidR="00000000" w:rsidDel="00000000" w:rsidP="00000000" w:rsidRDefault="00000000" w:rsidRPr="00000000" w14:paraId="000003B8">
            <w:pPr>
              <w:spacing w:after="0" w:before="240" w:line="276" w:lineRule="auto"/>
              <w:rPr>
                <w:color w:val="000000"/>
                <w:sz w:val="24"/>
                <w:szCs w:val="24"/>
              </w:rPr>
            </w:pPr>
            <w:commentRangeStart w:id="38"/>
            <w:r w:rsidDel="00000000" w:rsidR="00000000" w:rsidRPr="00000000">
              <w:rPr>
                <w:color w:val="000000"/>
                <w:sz w:val="24"/>
                <w:szCs w:val="24"/>
                <w:rtl w:val="0"/>
              </w:rPr>
              <w:t xml:space="preserve">Khi giá bán đã gán vào gói bán: </w:t>
            </w:r>
          </w:p>
          <w:p w:rsidR="00000000" w:rsidDel="00000000" w:rsidP="00000000" w:rsidRDefault="00000000" w:rsidRPr="00000000" w14:paraId="000003B9">
            <w:pPr>
              <w:numPr>
                <w:ilvl w:val="0"/>
                <w:numId w:val="4"/>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Bỏ button Thêm Nhóm sản phẩm</w:t>
            </w:r>
          </w:p>
          <w:p w:rsidR="00000000" w:rsidDel="00000000" w:rsidP="00000000" w:rsidRDefault="00000000" w:rsidRPr="00000000" w14:paraId="000003BA">
            <w:pPr>
              <w:numPr>
                <w:ilvl w:val="0"/>
                <w:numId w:val="4"/>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Không được tạo mới/chỉnh sửa Nhóm sản phẩm bán</w:t>
            </w:r>
            <w:commentRangeEnd w:id="38"/>
            <w:r w:rsidDel="00000000" w:rsidR="00000000" w:rsidRPr="00000000">
              <w:commentReference w:id="38"/>
            </w:r>
            <w:r w:rsidDel="00000000" w:rsidR="00000000" w:rsidRPr="00000000">
              <w:rPr>
                <w:rtl w:val="0"/>
              </w:rPr>
            </w:r>
          </w:p>
        </w:tc>
      </w:tr>
      <w:tr>
        <w:trPr>
          <w:cantSplit w:val="0"/>
          <w:trHeight w:val="449" w:hRule="atLeast"/>
          <w:tblHeader w:val="0"/>
        </w:trPr>
        <w:tc>
          <w:tcPr>
            <w:gridSpan w:val="6"/>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BB">
            <w:pPr>
              <w:spacing w:after="0" w:before="240" w:line="276" w:lineRule="auto"/>
              <w:rPr>
                <w:color w:val="000000"/>
                <w:sz w:val="24"/>
                <w:szCs w:val="24"/>
              </w:rPr>
            </w:pPr>
            <w:commentRangeStart w:id="39"/>
            <w:commentRangeStart w:id="40"/>
            <w:r w:rsidDel="00000000" w:rsidR="00000000" w:rsidRPr="00000000">
              <w:rPr>
                <w:color w:val="000000"/>
                <w:sz w:val="24"/>
                <w:szCs w:val="24"/>
                <w:rtl w:val="0"/>
              </w:rPr>
              <w:t xml:space="preserve">Thêm Mô tả thông tin gói bán</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1">
            <w:pPr>
              <w:spacing w:after="0" w:before="240" w:line="276" w:lineRule="auto"/>
              <w:jc w:val="center"/>
              <w:rPr>
                <w:color w:val="000000"/>
                <w:sz w:val="24"/>
                <w:szCs w:val="24"/>
              </w:rPr>
            </w:pPr>
            <w:commentRangeStart w:id="41"/>
            <w:commentRangeStart w:id="42"/>
            <w:r w:rsidDel="00000000" w:rsidR="00000000" w:rsidRPr="00000000">
              <w:rPr>
                <w:color w:val="000000"/>
                <w:sz w:val="24"/>
                <w:szCs w:val="24"/>
                <w:rtl w:val="0"/>
              </w:rPr>
              <w:t xml:space="preserve">1</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2">
            <w:pPr>
              <w:spacing w:after="0" w:before="240" w:line="276" w:lineRule="auto"/>
              <w:rPr>
                <w:color w:val="000000"/>
                <w:sz w:val="24"/>
                <w:szCs w:val="24"/>
              </w:rPr>
            </w:pPr>
            <w:r w:rsidDel="00000000" w:rsidR="00000000" w:rsidRPr="00000000">
              <w:rPr>
                <w:color w:val="000000"/>
                <w:sz w:val="24"/>
                <w:szCs w:val="24"/>
                <w:rtl w:val="0"/>
              </w:rPr>
              <w:t xml:space="preserve">Nhóm đặc tính</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3">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4">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5">
            <w:pPr>
              <w:spacing w:after="0" w:before="240" w:line="276" w:lineRule="auto"/>
              <w:jc w:val="center"/>
              <w:rPr>
                <w:color w:val="000000"/>
                <w:sz w:val="24"/>
                <w:szCs w:val="24"/>
              </w:rPr>
            </w:pPr>
            <w:r w:rsidDel="00000000" w:rsidR="00000000" w:rsidRPr="00000000">
              <w:rPr>
                <w:color w:val="000000"/>
                <w:sz w:val="24"/>
                <w:szCs w:val="24"/>
                <w:rtl w:val="0"/>
              </w:rPr>
              <w:t xml:space="preserve">Placeholder: Chọn nhóm đặc tính</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6">
            <w:pPr>
              <w:spacing w:after="0" w:before="240" w:line="276" w:lineRule="auto"/>
              <w:rPr>
                <w:color w:val="000000"/>
                <w:sz w:val="24"/>
                <w:szCs w:val="24"/>
              </w:rPr>
            </w:pPr>
            <w:r w:rsidDel="00000000" w:rsidR="00000000" w:rsidRPr="00000000">
              <w:rPr>
                <w:color w:val="000000"/>
                <w:sz w:val="24"/>
                <w:szCs w:val="24"/>
                <w:rtl w:val="0"/>
              </w:rPr>
              <w:t xml:space="preserve">Gán nhóm đặc tính cho gói bán, để mô tả đặc tính của gói bán</w:t>
            </w:r>
          </w:p>
          <w:p w:rsidR="00000000" w:rsidDel="00000000" w:rsidP="00000000" w:rsidRDefault="00000000" w:rsidRPr="00000000" w14:paraId="000003C7">
            <w:pPr>
              <w:spacing w:after="0" w:before="240" w:line="276" w:lineRule="auto"/>
              <w:rPr>
                <w:color w:val="000000"/>
                <w:sz w:val="24"/>
                <w:szCs w:val="24"/>
              </w:rPr>
            </w:pPr>
            <w:r w:rsidDel="00000000" w:rsidR="00000000" w:rsidRPr="00000000">
              <w:rPr>
                <w:color w:val="000000"/>
                <w:sz w:val="24"/>
                <w:szCs w:val="24"/>
                <w:rtl w:val="0"/>
              </w:rPr>
              <w:t xml:space="preserve">Cho phép chọn 1 nhóm đặc tính</w:t>
            </w:r>
          </w:p>
          <w:p w:rsidR="00000000" w:rsidDel="00000000" w:rsidP="00000000" w:rsidRDefault="00000000" w:rsidRPr="00000000" w14:paraId="000003C8">
            <w:pPr>
              <w:spacing w:after="0" w:before="240" w:line="276" w:lineRule="auto"/>
              <w:rPr>
                <w:color w:val="000000"/>
                <w:sz w:val="24"/>
                <w:szCs w:val="24"/>
              </w:rPr>
            </w:pPr>
            <w:r w:rsidDel="00000000" w:rsidR="00000000" w:rsidRPr="00000000">
              <w:rPr>
                <w:color w:val="000000"/>
                <w:sz w:val="24"/>
                <w:szCs w:val="24"/>
                <w:rtl w:val="0"/>
              </w:rPr>
              <w:t xml:space="preserve">Khi chọn nhóm đặc tính, hệ thống hiển thị danh sách đặc tính thuộc nhóm đó.</w:t>
              <w:br w:type="textWrapping"/>
              <w:t xml:space="preserve">- Nếu để trống Nhóm đặc tính -&gt; Hiển thị thông báo “Nhóm đặc tính không được để trống!”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9">
            <w:pPr>
              <w:spacing w:after="0" w:before="240" w:line="276" w:lineRule="auto"/>
              <w:jc w:val="center"/>
              <w:rPr>
                <w:color w:val="000000"/>
                <w:sz w:val="24"/>
                <w:szCs w:val="24"/>
              </w:rPr>
            </w:pPr>
            <w:commentRangeEnd w:id="41"/>
            <w:r w:rsidDel="00000000" w:rsidR="00000000" w:rsidRPr="00000000">
              <w:commentReference w:id="41"/>
            </w:r>
            <w:commentRangeEnd w:id="42"/>
            <w:r w:rsidDel="00000000" w:rsidR="00000000" w:rsidRPr="00000000">
              <w:commentReference w:id="42"/>
            </w:r>
            <w:commentRangeStart w:id="43"/>
            <w:commentRangeStart w:id="44"/>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A">
            <w:pPr>
              <w:spacing w:after="0" w:before="240" w:line="276" w:lineRule="auto"/>
              <w:rPr>
                <w:color w:val="000000"/>
                <w:sz w:val="24"/>
                <w:szCs w:val="24"/>
              </w:rPr>
            </w:pPr>
            <w:r w:rsidDel="00000000" w:rsidR="00000000" w:rsidRPr="00000000">
              <w:rPr>
                <w:color w:val="000000"/>
                <w:sz w:val="24"/>
                <w:szCs w:val="24"/>
                <w:rtl w:val="0"/>
              </w:rPr>
              <w:t xml:space="preserve">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B">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C">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CE">
            <w:pPr>
              <w:spacing w:after="0" w:before="240" w:line="276" w:lineRule="auto"/>
              <w:rPr>
                <w:color w:val="000000"/>
                <w:sz w:val="24"/>
                <w:szCs w:val="24"/>
              </w:rPr>
            </w:pPr>
            <w:r w:rsidDel="00000000" w:rsidR="00000000" w:rsidRPr="00000000">
              <w:rPr>
                <w:color w:val="000000"/>
                <w:sz w:val="24"/>
                <w:szCs w:val="24"/>
                <w:rtl w:val="0"/>
              </w:rPr>
              <w:t xml:space="preserve">Cho phép chọn </w:t>
            </w:r>
            <w:r w:rsidDel="00000000" w:rsidR="00000000" w:rsidRPr="00000000">
              <w:rPr>
                <w:b w:val="1"/>
                <w:bCs w:val="1"/>
                <w:color w:val="000000"/>
                <w:sz w:val="24"/>
                <w:szCs w:val="24"/>
                <w:rtl w:val="0"/>
              </w:rPr>
              <w:t xml:space="preserve">đặc </w:t>
            </w:r>
            <w:r w:rsidDel="00000000" w:rsidR="00000000" w:rsidRPr="00000000">
              <w:rPr>
                <w:b w:val="1"/>
                <w:bCs w:val="1"/>
                <w:color w:val="000000"/>
                <w:sz w:val="24"/>
                <w:szCs w:val="24"/>
                <w:rtl w:val="0"/>
              </w:rPr>
              <w:t xml:space="preserve">tính</w:t>
            </w:r>
            <w:r w:rsidDel="00000000" w:rsidR="00000000" w:rsidRPr="00000000">
              <w:rPr>
                <w:color w:val="000000"/>
                <w:sz w:val="24"/>
                <w:szCs w:val="24"/>
                <w:rtl w:val="0"/>
              </w:rPr>
              <w:t xml:space="preserve">.</w:t>
            </w:r>
          </w:p>
          <w:p w:rsidR="00000000" w:rsidDel="00000000" w:rsidP="00000000" w:rsidRDefault="00000000" w:rsidRPr="00000000" w14:paraId="000003CF">
            <w:pPr>
              <w:spacing w:after="0" w:before="240" w:line="276" w:lineRule="auto"/>
              <w:rPr>
                <w:color w:val="000000"/>
                <w:sz w:val="24"/>
                <w:szCs w:val="24"/>
              </w:rPr>
            </w:pPr>
            <w:r w:rsidDel="00000000" w:rsidR="00000000" w:rsidRPr="00000000">
              <w:rPr>
                <w:color w:val="000000"/>
                <w:sz w:val="24"/>
                <w:szCs w:val="24"/>
                <w:rtl w:val="0"/>
              </w:rPr>
              <w:t xml:space="preserve">Chọn 1 giá trị trong danh sách đặc tính đã cấu hình sẵn. </w:t>
            </w:r>
          </w:p>
          <w:p w:rsidR="00000000" w:rsidDel="00000000" w:rsidP="00000000" w:rsidRDefault="00000000" w:rsidRPr="00000000" w14:paraId="000003D0">
            <w:pPr>
              <w:spacing w:after="0" w:before="240" w:line="276" w:lineRule="auto"/>
              <w:rPr>
                <w:color w:val="000000"/>
                <w:sz w:val="24"/>
                <w:szCs w:val="24"/>
              </w:rPr>
            </w:pPr>
            <w:r w:rsidDel="00000000" w:rsidR="00000000" w:rsidRPr="00000000">
              <w:rPr>
                <w:color w:val="000000"/>
                <w:sz w:val="24"/>
                <w:szCs w:val="24"/>
                <w:rtl w:val="0"/>
              </w:rPr>
              <w:t xml:space="preserve">Tối thiểu chọn 1 đặc tính cho nhóm đặc tính. Không cho xóa đặc tính đầu tiên. </w:t>
            </w:r>
          </w:p>
          <w:p w:rsidR="00000000" w:rsidDel="00000000" w:rsidP="00000000" w:rsidRDefault="00000000" w:rsidRPr="00000000" w14:paraId="000003D1">
            <w:pPr>
              <w:spacing w:after="0" w:before="240" w:line="276" w:lineRule="auto"/>
              <w:rPr>
                <w:color w:val="000000"/>
                <w:sz w:val="24"/>
                <w:szCs w:val="24"/>
              </w:rPr>
            </w:pPr>
            <w:r w:rsidDel="00000000" w:rsidR="00000000" w:rsidRPr="00000000">
              <w:rPr>
                <w:color w:val="000000"/>
                <w:sz w:val="24"/>
                <w:szCs w:val="24"/>
                <w:rtl w:val="0"/>
              </w:rPr>
              <w:t xml:space="preserve">Ẩn đặc tính trong danh sách nếu đặc tính đã chọn trước đó.</w:t>
              <w:br w:type="textWrapping"/>
              <w:t xml:space="preserve">- Nếu để trống Đặc tính -&gt; Hiển thị thông báo “Đặc tính không được để trống!”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2">
            <w:pPr>
              <w:spacing w:after="0" w:before="240" w:line="276" w:lineRule="auto"/>
              <w:jc w:val="center"/>
              <w:rPr>
                <w:color w:val="000000"/>
                <w:sz w:val="24"/>
                <w:szCs w:val="24"/>
              </w:rPr>
            </w:pPr>
            <w:commentRangeEnd w:id="43"/>
            <w:r w:rsidDel="00000000" w:rsidR="00000000" w:rsidRPr="00000000">
              <w:commentReference w:id="43"/>
            </w:r>
            <w:commentRangeEnd w:id="44"/>
            <w:r w:rsidDel="00000000" w:rsidR="00000000" w:rsidRPr="00000000">
              <w:commentReference w:id="44"/>
            </w:r>
            <w:commentRangeStart w:id="45"/>
            <w:commentRangeStart w:id="46"/>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3">
            <w:pPr>
              <w:spacing w:after="0" w:before="240" w:line="276" w:lineRule="auto"/>
              <w:rPr>
                <w:color w:val="000000"/>
                <w:sz w:val="24"/>
                <w:szCs w:val="24"/>
              </w:rPr>
            </w:pPr>
            <w:r w:rsidDel="00000000" w:rsidR="00000000" w:rsidRPr="00000000">
              <w:rPr>
                <w:color w:val="000000"/>
                <w:sz w:val="24"/>
                <w:szCs w:val="24"/>
                <w:rtl w:val="0"/>
              </w:rPr>
              <w:t xml:space="preserve">Giá trị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4">
            <w:pPr>
              <w:spacing w:after="0" w:before="240" w:line="276" w:lineRule="auto"/>
              <w:jc w:val="center"/>
              <w:rPr>
                <w:color w:val="000000"/>
                <w:sz w:val="24"/>
                <w:szCs w:val="24"/>
              </w:rPr>
            </w:pPr>
            <w:r w:rsidDel="00000000" w:rsidR="00000000" w:rsidRPr="00000000">
              <w:rPr>
                <w:color w:val="000000"/>
                <w:sz w:val="24"/>
                <w:szCs w:val="24"/>
                <w:rtl w:val="0"/>
              </w:rPr>
              <w:t xml:space="preserve">Textbox/Dropdown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5">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7">
            <w:pPr>
              <w:spacing w:after="0" w:before="240" w:line="276" w:lineRule="auto"/>
              <w:rPr>
                <w:color w:val="000000"/>
                <w:sz w:val="24"/>
                <w:szCs w:val="24"/>
              </w:rPr>
            </w:pPr>
            <w:r w:rsidDel="00000000" w:rsidR="00000000" w:rsidRPr="00000000">
              <w:rPr>
                <w:color w:val="000000"/>
                <w:sz w:val="24"/>
                <w:szCs w:val="24"/>
                <w:rtl w:val="0"/>
              </w:rPr>
              <w:t xml:space="preserve">Hiển thị giá trị tương ứng. </w:t>
              <w:br w:type="textWrapping"/>
              <w:t xml:space="preserve">- Nếu Đặc tính có kiểu dữ liệu Dropdown hoặc Multi-select Dropdown -&gt; cho chọn giá trị đặc tính đã được cấu hình.</w:t>
              <w:br w:type="textWrapping"/>
              <w:t xml:space="preserve">- Nếu đặc tính được cấu hình ở dạng Text -&gt; Bắt buộc nhập Giá trị đặc tính</w:t>
              <w:br w:type="textWrapping"/>
              <w:t xml:space="preserve">- Nếu để trống Giá trị đặc tính -&gt; Hiển thị thông báo “Giá trị đặc tính không được để trống!” </w:t>
            </w:r>
          </w:p>
        </w:tc>
      </w:tr>
      <w:tr>
        <w:trPr>
          <w:cantSplit w:val="0"/>
          <w:trHeight w:val="449"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8">
            <w:pPr>
              <w:spacing w:after="0" w:before="240" w:line="276" w:lineRule="auto"/>
              <w:jc w:val="center"/>
              <w:rPr>
                <w:color w:val="000000"/>
                <w:sz w:val="24"/>
                <w:szCs w:val="24"/>
              </w:rPr>
            </w:pPr>
            <w:commentRangeEnd w:id="45"/>
            <w:r w:rsidDel="00000000" w:rsidR="00000000" w:rsidRPr="00000000">
              <w:commentReference w:id="45"/>
            </w:r>
            <w:commentRangeEnd w:id="46"/>
            <w:r w:rsidDel="00000000" w:rsidR="00000000" w:rsidRPr="00000000">
              <w:commentReference w:id="46"/>
            </w:r>
            <w:commentRangeStart w:id="47"/>
            <w:commentRangeStart w:id="48"/>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9">
            <w:pPr>
              <w:spacing w:after="0" w:before="240" w:line="276" w:lineRule="auto"/>
              <w:rPr>
                <w:color w:val="000000"/>
                <w:sz w:val="24"/>
                <w:szCs w:val="24"/>
              </w:rPr>
            </w:pPr>
            <w:r w:rsidDel="00000000" w:rsidR="00000000" w:rsidRPr="00000000">
              <w:rPr>
                <w:color w:val="000000"/>
                <w:sz w:val="24"/>
                <w:szCs w:val="24"/>
                <w:rtl w:val="0"/>
              </w:rPr>
              <w:t xml:space="preserve">Xóa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A">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B">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D">
            <w:pPr>
              <w:spacing w:after="0" w:before="240" w:line="276" w:lineRule="auto"/>
              <w:rPr>
                <w:color w:val="000000"/>
                <w:sz w:val="24"/>
                <w:szCs w:val="24"/>
              </w:rPr>
            </w:pPr>
            <w:r w:rsidDel="00000000" w:rsidR="00000000" w:rsidRPr="00000000">
              <w:rPr>
                <w:color w:val="000000"/>
                <w:sz w:val="24"/>
                <w:szCs w:val="24"/>
                <w:rtl w:val="0"/>
              </w:rPr>
              <w:t xml:space="preserve">Xóa một đặc tính trong nhóm đặc tính.</w:t>
            </w:r>
          </w:p>
        </w:tc>
      </w:tr>
      <w:tr>
        <w:trPr>
          <w:cantSplit w:val="0"/>
          <w:trHeight w:val="449" w:hRule="atLeast"/>
          <w:tblHeader w:val="0"/>
        </w:trPr>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E">
            <w:pPr>
              <w:spacing w:after="0" w:before="240" w:line="276" w:lineRule="auto"/>
              <w:jc w:val="center"/>
              <w:rPr>
                <w:color w:val="000000"/>
                <w:sz w:val="24"/>
                <w:szCs w:val="24"/>
              </w:rPr>
            </w:pPr>
            <w:commentRangeEnd w:id="47"/>
            <w:r w:rsidDel="00000000" w:rsidR="00000000" w:rsidRPr="00000000">
              <w:commentReference w:id="47"/>
            </w:r>
            <w:commentRangeEnd w:id="48"/>
            <w:r w:rsidDel="00000000" w:rsidR="00000000" w:rsidRPr="00000000">
              <w:commentReference w:id="48"/>
            </w:r>
            <w:commentRangeStart w:id="49"/>
            <w:commentRangeStart w:id="50"/>
            <w:r w:rsidDel="00000000" w:rsidR="00000000" w:rsidRPr="00000000">
              <w:rPr>
                <w:color w:val="000000"/>
                <w:sz w:val="24"/>
                <w:szCs w:val="24"/>
                <w:rtl w:val="0"/>
              </w:rPr>
              <w:t xml:space="preserve">5</w:t>
            </w:r>
          </w:p>
        </w:tc>
        <w:tc>
          <w:tcPr>
            <w:tcBorders>
              <w:top w:color="000000" w:space="0" w:sz="6"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DF">
            <w:pPr>
              <w:spacing w:after="0" w:before="240" w:line="276" w:lineRule="auto"/>
              <w:rPr>
                <w:color w:val="000000"/>
                <w:sz w:val="24"/>
                <w:szCs w:val="24"/>
              </w:rPr>
            </w:pPr>
            <w:r w:rsidDel="00000000" w:rsidR="00000000" w:rsidRPr="00000000">
              <w:rPr>
                <w:color w:val="000000"/>
                <w:sz w:val="24"/>
                <w:szCs w:val="24"/>
                <w:rtl w:val="0"/>
              </w:rPr>
              <w:t xml:space="preserve">Thêm đặc tính</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0">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1">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3">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 đặc tính</w:t>
            </w:r>
            <w:r w:rsidDel="00000000" w:rsidR="00000000" w:rsidRPr="00000000">
              <w:rPr>
                <w:color w:val="000000"/>
                <w:sz w:val="24"/>
                <w:szCs w:val="24"/>
                <w:rtl w:val="0"/>
              </w:rPr>
              <w:t xml:space="preserve">, hệ thống thêm dòng mới để chọn đặc tính và giá trị.</w:t>
            </w:r>
          </w:p>
          <w:p w:rsidR="00000000" w:rsidDel="00000000" w:rsidP="00000000" w:rsidRDefault="00000000" w:rsidRPr="00000000" w14:paraId="000003E4">
            <w:pPr>
              <w:spacing w:after="0" w:before="240" w:line="276" w:lineRule="auto"/>
              <w:rPr>
                <w:color w:val="000000"/>
                <w:sz w:val="24"/>
                <w:szCs w:val="24"/>
              </w:rPr>
            </w:pPr>
            <w:r w:rsidDel="00000000" w:rsidR="00000000" w:rsidRPr="00000000">
              <w:rPr>
                <w:color w:val="000000"/>
                <w:sz w:val="24"/>
                <w:szCs w:val="24"/>
                <w:rtl w:val="0"/>
              </w:rPr>
              <w:t xml:space="preserve">Nếu danh sách đặc tính đã hiển thị hết thì không hiển thị icon Thêm đặc tính.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5">
            <w:pPr>
              <w:spacing w:after="0" w:before="240" w:line="276" w:lineRule="auto"/>
              <w:rPr>
                <w:strike w:val="1"/>
                <w:color w:val="000000"/>
                <w:sz w:val="24"/>
                <w:szCs w:val="24"/>
              </w:rPr>
            </w:pPr>
            <w:commentRangeEnd w:id="49"/>
            <w:r w:rsidDel="00000000" w:rsidR="00000000" w:rsidRPr="00000000">
              <w:commentReference w:id="49"/>
            </w:r>
            <w:commentRangeEnd w:id="50"/>
            <w:r w:rsidDel="00000000" w:rsidR="00000000" w:rsidRPr="00000000">
              <w:commentReference w:id="50"/>
            </w:r>
            <w:commentRangeStart w:id="51"/>
            <w:commentRangeStart w:id="52"/>
            <w:r w:rsidDel="00000000" w:rsidR="00000000" w:rsidRPr="00000000">
              <w:rPr>
                <w:strike w:val="1"/>
                <w:color w:val="000000"/>
                <w:sz w:val="24"/>
                <w:szCs w:val="24"/>
                <w:rtl w:val="0"/>
              </w:rPr>
              <w:t xml:space="preserve">Thêm hình ảnh cho gói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B">
            <w:pPr>
              <w:spacing w:after="0" w:before="240" w:line="276" w:lineRule="auto"/>
              <w:jc w:val="center"/>
              <w:rPr>
                <w:color w:val="000000"/>
                <w:sz w:val="24"/>
                <w:szCs w:val="24"/>
              </w:rPr>
            </w:pPr>
            <w:commentRangeStart w:id="53"/>
            <w:commentRangeStart w:id="54"/>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C">
            <w:pPr>
              <w:spacing w:after="0" w:before="240" w:line="276" w:lineRule="auto"/>
              <w:rPr>
                <w:color w:val="000000"/>
                <w:sz w:val="24"/>
                <w:szCs w:val="24"/>
              </w:rPr>
            </w:pPr>
            <w:r w:rsidDel="00000000" w:rsidR="00000000" w:rsidRPr="00000000">
              <w:rPr>
                <w:color w:val="000000"/>
                <w:sz w:val="24"/>
                <w:szCs w:val="24"/>
                <w:rtl w:val="0"/>
              </w:rPr>
              <w:t xml:space="preserve">Mô tả ngắn</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D">
            <w:pPr>
              <w:spacing w:after="0" w:before="240" w:line="276" w:lineRule="auto"/>
              <w:jc w:val="center"/>
              <w:rPr>
                <w:color w:val="000000"/>
                <w:sz w:val="24"/>
                <w:szCs w:val="24"/>
              </w:rPr>
            </w:pPr>
            <w:r w:rsidDel="00000000" w:rsidR="00000000" w:rsidRPr="00000000">
              <w:rPr>
                <w:color w:val="000000"/>
                <w:sz w:val="24"/>
                <w:szCs w:val="24"/>
                <w:rtl w:val="0"/>
              </w:rPr>
              <w:t xml:space="preserve">TextEditor</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E">
            <w:pPr>
              <w:spacing w:after="0" w:before="240" w:line="276" w:lineRule="auto"/>
              <w:jc w:val="center"/>
              <w:rPr>
                <w:color w:val="000000"/>
                <w:sz w:val="24"/>
                <w:szCs w:val="24"/>
              </w:rPr>
            </w:pPr>
            <w:r w:rsidDel="00000000" w:rsidR="00000000" w:rsidRPr="00000000">
              <w:rPr>
                <w:color w:val="000000"/>
                <w:sz w:val="24"/>
                <w:szCs w:val="24"/>
                <w:rtl w:val="0"/>
              </w:rPr>
              <w:t xml:space="preserve">No</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EF">
            <w:pPr>
              <w:spacing w:after="0" w:before="240" w:line="276" w:lineRule="auto"/>
              <w:jc w:val="center"/>
              <w:rPr>
                <w:color w:val="000000"/>
                <w:sz w:val="24"/>
                <w:szCs w:val="24"/>
              </w:rPr>
            </w:pPr>
            <w:commentRangeEnd w:id="53"/>
            <w:r w:rsidDel="00000000" w:rsidR="00000000" w:rsidRPr="00000000">
              <w:commentReference w:id="53"/>
            </w:r>
            <w:commentRangeEnd w:id="54"/>
            <w:r w:rsidDel="00000000" w:rsidR="00000000" w:rsidRPr="00000000">
              <w:commentReference w:id="54"/>
            </w:r>
            <w:r w:rsidDel="00000000" w:rsidR="00000000" w:rsidRPr="00000000">
              <w:rPr>
                <w:color w:val="000000"/>
                <w:sz w:val="24"/>
                <w:szCs w:val="24"/>
                <w:rtl w:val="0"/>
              </w:rPr>
              <w:t xml:space="preserve">Placeholder: “Nhập mô tả”</w:t>
            </w:r>
            <w:commentRangeStart w:id="55"/>
            <w:commentRangeStart w:id="56"/>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0">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3F1">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2">
            <w:pPr>
              <w:spacing w:after="0" w:before="240" w:line="276" w:lineRule="auto"/>
              <w:jc w:val="center"/>
              <w:rPr>
                <w:color w:val="000000"/>
                <w:sz w:val="24"/>
                <w:szCs w:val="24"/>
              </w:rPr>
            </w:pPr>
            <w:commentRangeEnd w:id="55"/>
            <w:r w:rsidDel="00000000" w:rsidR="00000000" w:rsidRPr="00000000">
              <w:commentReference w:id="55"/>
            </w:r>
            <w:commentRangeEnd w:id="56"/>
            <w:r w:rsidDel="00000000" w:rsidR="00000000" w:rsidRPr="00000000">
              <w:commentReference w:id="56"/>
            </w: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3">
            <w:pPr>
              <w:spacing w:after="0" w:before="240" w:line="276" w:lineRule="auto"/>
              <w:rPr>
                <w:color w:val="000000"/>
                <w:sz w:val="24"/>
                <w:szCs w:val="24"/>
              </w:rPr>
            </w:pPr>
            <w:r w:rsidDel="00000000" w:rsidR="00000000" w:rsidRPr="00000000">
              <w:rPr>
                <w:color w:val="000000"/>
                <w:sz w:val="24"/>
                <w:szCs w:val="24"/>
                <w:rtl w:val="0"/>
              </w:rPr>
              <w:t xml:space="preserve">Mô tả dài</w:t>
            </w:r>
          </w:p>
        </w:tc>
        <w:tc>
          <w:tcPr>
            <w:tcBorders>
              <w:top w:color="000000" w:space="0" w:sz="6"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4">
            <w:pPr>
              <w:spacing w:after="0" w:before="240" w:line="276" w:lineRule="auto"/>
              <w:jc w:val="center"/>
              <w:rPr>
                <w:color w:val="000000"/>
                <w:sz w:val="24"/>
                <w:szCs w:val="24"/>
              </w:rPr>
            </w:pPr>
            <w:r w:rsidDel="00000000" w:rsidR="00000000" w:rsidRPr="00000000">
              <w:rPr>
                <w:color w:val="000000"/>
                <w:sz w:val="24"/>
                <w:szCs w:val="24"/>
                <w:rtl w:val="0"/>
              </w:rPr>
              <w:t xml:space="preserve">TextEditor</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6">
            <w:pPr>
              <w:spacing w:after="0" w:before="240" w:line="276" w:lineRule="auto"/>
              <w:jc w:val="center"/>
              <w:rPr>
                <w:color w:val="000000"/>
                <w:sz w:val="24"/>
                <w:szCs w:val="24"/>
              </w:rPr>
            </w:pPr>
            <w:r w:rsidDel="00000000" w:rsidR="00000000" w:rsidRPr="00000000">
              <w:rPr>
                <w:color w:val="000000"/>
                <w:sz w:val="24"/>
                <w:szCs w:val="24"/>
                <w:rtl w:val="0"/>
              </w:rPr>
              <w:t xml:space="preserve">Placeholder: “Nhập mô tả”</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7">
            <w:pPr>
              <w:spacing w:after="0" w:before="240" w:line="276" w:lineRule="auto"/>
              <w:rPr>
                <w:color w:val="000000"/>
                <w:sz w:val="24"/>
                <w:szCs w:val="24"/>
              </w:rPr>
            </w:pPr>
            <w:commentRangeStart w:id="57"/>
            <w:commentRangeStart w:id="58"/>
            <w:r w:rsidDel="00000000" w:rsidR="00000000" w:rsidRPr="00000000">
              <w:rPr>
                <w:color w:val="000000"/>
                <w:sz w:val="24"/>
                <w:szCs w:val="24"/>
                <w:rtl w:val="0"/>
              </w:rPr>
              <w:t xml:space="preserve">Nhập mô tả cho gói bán</w:t>
            </w:r>
          </w:p>
          <w:p w:rsidR="00000000" w:rsidDel="00000000" w:rsidP="00000000" w:rsidRDefault="00000000" w:rsidRPr="00000000" w14:paraId="000003F8">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9">
            <w:pPr>
              <w:spacing w:after="0" w:before="240" w:line="276" w:lineRule="auto"/>
              <w:jc w:val="center"/>
              <w:rPr>
                <w:color w:val="000000"/>
                <w:sz w:val="24"/>
                <w:szCs w:val="24"/>
              </w:rPr>
            </w:pPr>
            <w:commentRangeStart w:id="59"/>
            <w:commentRangeStart w:id="60"/>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A">
            <w:pPr>
              <w:spacing w:after="0" w:before="240" w:line="276" w:lineRule="auto"/>
              <w:rPr>
                <w:color w:val="000000"/>
                <w:sz w:val="24"/>
                <w:szCs w:val="24"/>
              </w:rPr>
            </w:pPr>
            <w:r w:rsidDel="00000000" w:rsidR="00000000" w:rsidRPr="00000000">
              <w:rPr>
                <w:color w:val="000000"/>
                <w:sz w:val="24"/>
                <w:szCs w:val="24"/>
                <w:rtl w:val="0"/>
              </w:rPr>
              <w:t xml:space="preserve">Hình ảnh banner </w:t>
            </w:r>
          </w:p>
        </w:tc>
        <w:tc>
          <w:tcPr>
            <w:tcBorders>
              <w:top w:color="000000" w:space="0" w:sz="6"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B">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C">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FE">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3FF">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400">
            <w:pPr>
              <w:spacing w:after="0" w:before="240" w:line="276" w:lineRule="auto"/>
              <w:rPr>
                <w:color w:val="000000"/>
                <w:sz w:val="24"/>
                <w:szCs w:val="24"/>
              </w:rPr>
            </w:pPr>
            <w:r w:rsidDel="00000000" w:rsidR="00000000" w:rsidRPr="00000000">
              <w:rPr>
                <w:color w:val="000000"/>
                <w:sz w:val="24"/>
                <w:szCs w:val="24"/>
                <w:rtl w:val="0"/>
              </w:rPr>
              <w:t xml:space="preserve">Tối đa 10 ảnh. </w:t>
              <w:br w:type="textWrapping"/>
              <w:t xml:space="preserve">Text bổ sung thông tin: JPG hoặc PNG, tối đa 1MB, tối đa 10 ảnh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1">
            <w:pPr>
              <w:spacing w:after="0" w:before="240" w:line="276" w:lineRule="auto"/>
              <w:jc w:val="center"/>
              <w:rPr>
                <w:color w:val="000000"/>
                <w:sz w:val="24"/>
                <w:szCs w:val="24"/>
              </w:rPr>
            </w:pPr>
            <w:commentRangeEnd w:id="59"/>
            <w:r w:rsidDel="00000000" w:rsidR="00000000" w:rsidRPr="00000000">
              <w:commentReference w:id="59"/>
            </w:r>
            <w:commentRangeEnd w:id="60"/>
            <w:r w:rsidDel="00000000" w:rsidR="00000000" w:rsidRPr="00000000">
              <w:commentReference w:id="60"/>
            </w:r>
            <w:r w:rsidDel="00000000" w:rsidR="00000000" w:rsidRPr="00000000">
              <w:rPr>
                <w:color w:val="000000"/>
                <w:sz w:val="24"/>
                <w:szCs w:val="24"/>
                <w:rtl w:val="0"/>
              </w:rPr>
              <w:t xml:space="preserve">9</w:t>
            </w:r>
            <w:commentRangeStart w:id="61"/>
            <w:commentRangeStart w:id="62"/>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2">
            <w:pPr>
              <w:spacing w:after="0" w:before="240" w:line="276" w:lineRule="auto"/>
              <w:rPr>
                <w:color w:val="000000"/>
                <w:sz w:val="24"/>
                <w:szCs w:val="24"/>
              </w:rPr>
            </w:pPr>
            <w:commentRangeEnd w:id="61"/>
            <w:r w:rsidDel="00000000" w:rsidR="00000000" w:rsidRPr="00000000">
              <w:commentReference w:id="61"/>
            </w:r>
            <w:commentRangeEnd w:id="62"/>
            <w:r w:rsidDel="00000000" w:rsidR="00000000" w:rsidRPr="00000000">
              <w:commentReference w:id="62"/>
            </w:r>
            <w:commentRangeStart w:id="63"/>
            <w:commentRangeStart w:id="64"/>
            <w:r w:rsidDel="00000000" w:rsidR="00000000" w:rsidRPr="00000000">
              <w:rPr>
                <w:color w:val="000000"/>
                <w:sz w:val="24"/>
                <w:szCs w:val="24"/>
                <w:rtl w:val="0"/>
              </w:rPr>
              <w:t xml:space="preserve">Hình ảnh gói bán </w:t>
            </w:r>
          </w:p>
        </w:tc>
        <w:tc>
          <w:tcPr>
            <w:tcBorders>
              <w:top w:color="000000" w:space="0" w:sz="6"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03">
            <w:pPr>
              <w:spacing w:after="0" w:before="240" w:line="276" w:lineRule="auto"/>
              <w:jc w:val="center"/>
              <w:rPr>
                <w:color w:val="000000"/>
                <w:sz w:val="24"/>
                <w:szCs w:val="24"/>
              </w:rPr>
            </w:pPr>
            <w:commentRangeEnd w:id="63"/>
            <w:r w:rsidDel="00000000" w:rsidR="00000000" w:rsidRPr="00000000">
              <w:commentReference w:id="63"/>
            </w:r>
            <w:commentRangeEnd w:id="64"/>
            <w:r w:rsidDel="00000000" w:rsidR="00000000" w:rsidRPr="00000000">
              <w:commentReference w:id="64"/>
            </w:r>
            <w:commentRangeStart w:id="65"/>
            <w:commentRangeStart w:id="66"/>
            <w:r w:rsidDel="00000000" w:rsidR="00000000" w:rsidRPr="00000000">
              <w:rPr>
                <w:color w:val="000000"/>
                <w:sz w:val="24"/>
                <w:szCs w:val="24"/>
                <w:rtl w:val="0"/>
              </w:rPr>
              <w:t xml:space="preserve">Button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04">
            <w:pPr>
              <w:spacing w:after="0" w:before="240" w:line="276" w:lineRule="auto"/>
              <w:jc w:val="center"/>
              <w:rPr>
                <w:color w:val="000000"/>
                <w:sz w:val="24"/>
                <w:szCs w:val="24"/>
              </w:rPr>
            </w:pPr>
            <w:commentRangeEnd w:id="65"/>
            <w:r w:rsidDel="00000000" w:rsidR="00000000" w:rsidRPr="00000000">
              <w:commentReference w:id="65"/>
            </w:r>
            <w:commentRangeEnd w:id="66"/>
            <w:r w:rsidDel="00000000" w:rsidR="00000000" w:rsidRPr="00000000">
              <w:commentReference w:id="66"/>
            </w:r>
            <w:commentRangeStart w:id="67"/>
            <w:commentRangeStart w:id="68"/>
            <w:r w:rsidDel="00000000" w:rsidR="00000000" w:rsidRPr="00000000">
              <w:rPr>
                <w:color w:val="000000"/>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05">
            <w:pPr>
              <w:spacing w:after="0" w:before="240" w:line="276" w:lineRule="auto"/>
              <w:jc w:val="center"/>
              <w:rPr>
                <w:color w:val="000000"/>
                <w:sz w:val="24"/>
                <w:szCs w:val="24"/>
              </w:rPr>
            </w:pPr>
            <w:commentRangeEnd w:id="67"/>
            <w:r w:rsidDel="00000000" w:rsidR="00000000" w:rsidRPr="00000000">
              <w:commentReference w:id="67"/>
            </w:r>
            <w:commentRangeEnd w:id="68"/>
            <w:r w:rsidDel="00000000" w:rsidR="00000000" w:rsidRPr="00000000">
              <w:commentReference w:id="68"/>
            </w:r>
            <w:commentRangeStart w:id="69"/>
            <w:commentRangeStart w:id="70"/>
            <w:r w:rsidDel="00000000" w:rsidR="00000000" w:rsidRPr="00000000">
              <w:rPr>
                <w:color w:val="000000"/>
                <w:sz w:val="24"/>
                <w:szCs w:val="24"/>
                <w:rtl w:val="0"/>
              </w:rPr>
              <w:t xml:space="preserve">N/A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06">
            <w:pPr>
              <w:spacing w:after="0" w:before="240" w:line="276" w:lineRule="auto"/>
              <w:rPr>
                <w:color w:val="000000"/>
                <w:sz w:val="24"/>
                <w:szCs w:val="24"/>
              </w:rPr>
            </w:pPr>
            <w:commentRangeEnd w:id="69"/>
            <w:r w:rsidDel="00000000" w:rsidR="00000000" w:rsidRPr="00000000">
              <w:commentReference w:id="69"/>
            </w:r>
            <w:commentRangeEnd w:id="70"/>
            <w:r w:rsidDel="00000000" w:rsidR="00000000" w:rsidRPr="00000000">
              <w:commentReference w:id="70"/>
            </w:r>
            <w:commentRangeStart w:id="71"/>
            <w:commentRangeStart w:id="72"/>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407">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408">
            <w:pPr>
              <w:spacing w:after="0" w:before="240" w:line="276" w:lineRule="auto"/>
              <w:rPr>
                <w:color w:val="000000"/>
                <w:sz w:val="24"/>
                <w:szCs w:val="24"/>
              </w:rPr>
            </w:pPr>
            <w:r w:rsidDel="00000000" w:rsidR="00000000" w:rsidRPr="00000000">
              <w:rPr>
                <w:color w:val="000000"/>
                <w:sz w:val="24"/>
                <w:szCs w:val="24"/>
                <w:rtl w:val="0"/>
              </w:rPr>
              <w:t xml:space="preserve">Tối đa 10 ảnh. </w:t>
              <w:br w:type="textWrapping"/>
              <w:t xml:space="preserve">Text bổ sung thông tin: JPG hoặc PNG, tối đa 1MB, tối đa 10 ảnh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9">
            <w:pPr>
              <w:spacing w:after="0" w:before="240" w:line="276" w:lineRule="auto"/>
              <w:jc w:val="center"/>
              <w:rPr>
                <w:color w:val="000000"/>
                <w:sz w:val="24"/>
                <w:szCs w:val="24"/>
              </w:rPr>
            </w:pPr>
            <w:commentRangeEnd w:id="71"/>
            <w:r w:rsidDel="00000000" w:rsidR="00000000" w:rsidRPr="00000000">
              <w:commentReference w:id="71"/>
            </w:r>
            <w:commentRangeEnd w:id="72"/>
            <w:r w:rsidDel="00000000" w:rsidR="00000000" w:rsidRPr="00000000">
              <w:commentReference w:id="72"/>
            </w: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A">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B">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C">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E">
            <w:pPr>
              <w:spacing w:after="0" w:before="240" w:line="276" w:lineRule="auto"/>
              <w:rPr>
                <w:color w:val="000000"/>
                <w:sz w:val="24"/>
                <w:szCs w:val="24"/>
              </w:rPr>
            </w:pPr>
            <w:r w:rsidDel="00000000" w:rsidR="00000000" w:rsidRPr="00000000">
              <w:rPr>
                <w:color w:val="000000"/>
                <w:sz w:val="24"/>
                <w:szCs w:val="24"/>
                <w:rtl w:val="0"/>
              </w:rPr>
              <w:t xml:space="preserve">Click button Hủy Hệ thống hiển thị popup Xác nhận Hủy </w:t>
            </w:r>
          </w:p>
          <w:p w:rsidR="00000000" w:rsidDel="00000000" w:rsidP="00000000" w:rsidRDefault="00000000" w:rsidRPr="00000000" w14:paraId="0000040F">
            <w:pPr>
              <w:spacing w:after="0" w:before="240" w:line="276" w:lineRule="auto"/>
              <w:rPr>
                <w:color w:val="000000"/>
                <w:sz w:val="24"/>
                <w:szCs w:val="24"/>
              </w:rPr>
            </w:pPr>
            <w:r w:rsidDel="00000000" w:rsidR="00000000" w:rsidRPr="00000000">
              <w:rPr>
                <w:color w:val="000000"/>
                <w:sz w:val="24"/>
                <w:szCs w:val="24"/>
                <w:rtl w:val="0"/>
              </w:rPr>
              <w:t xml:space="preserve">Click để hủy thao tác tạo mới và quay lại danh sách gói bán</w:t>
            </w:r>
          </w:p>
          <w:p w:rsidR="00000000" w:rsidDel="00000000" w:rsidP="00000000" w:rsidRDefault="00000000" w:rsidRPr="00000000" w14:paraId="00000410">
            <w:pPr>
              <w:spacing w:after="0" w:before="240" w:line="276" w:lineRule="auto"/>
              <w:rPr>
                <w:color w:val="000000"/>
                <w:sz w:val="24"/>
                <w:szCs w:val="24"/>
              </w:rPr>
            </w:pPr>
            <w:r w:rsidDel="00000000" w:rsidR="00000000" w:rsidRPr="00000000">
              <w:rPr>
                <w:color w:val="000000"/>
                <w:sz w:val="24"/>
                <w:szCs w:val="24"/>
                <w:rtl w:val="0"/>
              </w:rPr>
              <w:t xml:space="preserve">Tại thời điểm bấm Hủy, follow theo quy tắc định nghĩa ở Alternative Flow A2</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1">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2">
            <w:pPr>
              <w:spacing w:after="0" w:before="240" w:line="276" w:lineRule="auto"/>
              <w:rPr>
                <w:color w:val="000000"/>
                <w:sz w:val="24"/>
                <w:szCs w:val="24"/>
              </w:rPr>
            </w:pPr>
            <w:r w:rsidDel="00000000" w:rsidR="00000000" w:rsidRPr="00000000">
              <w:rPr>
                <w:color w:val="000000"/>
                <w:sz w:val="24"/>
                <w:szCs w:val="24"/>
                <w:rtl w:val="0"/>
              </w:rPr>
              <w:t xml:space="preserve">Tiếp tục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3">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4">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6">
            <w:pPr>
              <w:spacing w:after="0" w:before="240" w:line="276" w:lineRule="auto"/>
              <w:rPr>
                <w:color w:val="ff0000"/>
                <w:sz w:val="24"/>
                <w:szCs w:val="24"/>
              </w:rPr>
            </w:pPr>
            <w:r w:rsidDel="00000000" w:rsidR="00000000" w:rsidRPr="00000000">
              <w:rPr>
                <w:color w:val="000000"/>
                <w:sz w:val="24"/>
                <w:szCs w:val="24"/>
                <w:rtl w:val="0"/>
              </w:rPr>
              <w:t xml:space="preserve">Click để chuyển sang màn cấu hình ràng buộc</w:t>
            </w:r>
            <w:r w:rsidDel="00000000" w:rsidR="00000000" w:rsidRPr="00000000">
              <w:rPr>
                <w:rtl w:val="0"/>
              </w:rPr>
            </w:r>
          </w:p>
        </w:tc>
      </w:tr>
    </w:tbl>
    <w:p w:rsidR="00000000" w:rsidDel="00000000" w:rsidP="00000000" w:rsidRDefault="00000000" w:rsidRPr="00000000" w14:paraId="00000417">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418">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419">
      <w:pPr>
        <w:spacing w:after="60" w:before="60" w:line="276" w:lineRule="auto"/>
        <w:ind w:left="720" w:firstLine="0"/>
        <w:rPr>
          <w:color w:val="000000"/>
          <w:sz w:val="24"/>
          <w:szCs w:val="24"/>
        </w:rPr>
      </w:pPr>
      <w:r w:rsidDel="00000000" w:rsidR="00000000" w:rsidRPr="00000000">
        <w:rPr>
          <w:b w:val="1"/>
          <w:bCs w:val="1"/>
          <w:color w:val="000000"/>
          <w:sz w:val="24"/>
          <w:szCs w:val="24"/>
          <w:rtl w:val="0"/>
        </w:rPr>
        <w:t xml:space="preserve">Step 2: Cấu hình ràng buộc : </w:t>
      </w:r>
      <w:r w:rsidDel="00000000" w:rsidR="00000000" w:rsidRPr="00000000">
        <w:rPr>
          <w:color w:val="000000"/>
          <w:sz w:val="24"/>
          <w:szCs w:val="24"/>
          <w:rtl w:val="0"/>
        </w:rPr>
        <w:t xml:space="preserve">Hệ thống hiển thị màn hình cấu hình ràng buộc giữa các SKU trong gói bán </w:t>
      </w:r>
      <w:r w:rsidDel="00000000" w:rsidR="00000000" w:rsidRPr="00000000">
        <w:rPr>
          <w:i w:val="1"/>
          <w:iCs w:val="1"/>
          <w:color w:val="980000"/>
          <w:sz w:val="24"/>
          <w:szCs w:val="24"/>
          <w:rtl w:val="0"/>
        </w:rPr>
        <w:t xml:space="preserve">(Không nhất thiết phải cấu hình nếu không có nhu cầu cấu hình ràng buộc trong gói bán nếu các SKU trong gói bán không có ràng buộc) </w:t>
      </w:r>
      <w:r w:rsidDel="00000000" w:rsidR="00000000" w:rsidRPr="00000000">
        <w:rPr>
          <w:rtl w:val="0"/>
        </w:rPr>
      </w:r>
    </w:p>
    <w:p w:rsidR="00000000" w:rsidDel="00000000" w:rsidP="00000000" w:rsidRDefault="00000000" w:rsidRPr="00000000" w14:paraId="0000041A">
      <w:pPr>
        <w:spacing w:after="60" w:before="60" w:line="276" w:lineRule="auto"/>
        <w:rPr>
          <w:b w:val="1"/>
          <w:bCs w:val="1"/>
          <w:i w:val="1"/>
          <w:iCs w:val="1"/>
          <w:color w:val="000000"/>
          <w:sz w:val="24"/>
          <w:szCs w:val="24"/>
        </w:rPr>
      </w:pPr>
      <w:r w:rsidDel="00000000" w:rsidR="00000000" w:rsidRPr="00000000">
        <w:rPr>
          <w:rtl w:val="0"/>
        </w:rPr>
      </w:r>
    </w:p>
    <w:tbl>
      <w:tblPr>
        <w:tblStyle w:val="Table12"/>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90"/>
        <w:gridCol w:w="1860"/>
        <w:gridCol w:w="1860"/>
        <w:gridCol w:w="1260"/>
        <w:gridCol w:w="1530"/>
        <w:gridCol w:w="7755"/>
        <w:tblGridChange w:id="0">
          <w:tblGrid>
            <w:gridCol w:w="690"/>
            <w:gridCol w:w="1860"/>
            <w:gridCol w:w="1860"/>
            <w:gridCol w:w="1260"/>
            <w:gridCol w:w="1530"/>
            <w:gridCol w:w="7755"/>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1B">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1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1D">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1E">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1F">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20">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1">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2">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3">
            <w:pPr>
              <w:spacing w:after="0" w:before="240" w:line="276" w:lineRule="auto"/>
              <w:jc w:val="center"/>
              <w:rPr>
                <w:color w:val="000000"/>
                <w:sz w:val="24"/>
                <w:szCs w:val="24"/>
              </w:rPr>
            </w:pPr>
            <w:r w:rsidDel="00000000" w:rsidR="00000000" w:rsidRPr="00000000">
              <w:rPr>
                <w:color w:val="000000"/>
                <w:sz w:val="24"/>
                <w:szCs w:val="24"/>
                <w:rtl w:val="0"/>
              </w:rPr>
              <w:t xml:space="preserve">Numeric (tự tăng)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5">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6">
            <w:pPr>
              <w:spacing w:after="0" w:before="240" w:line="276" w:lineRule="auto"/>
              <w:rPr>
                <w:color w:val="000000"/>
                <w:sz w:val="24"/>
                <w:szCs w:val="24"/>
              </w:rPr>
            </w:pPr>
            <w:r w:rsidDel="00000000" w:rsidR="00000000" w:rsidRPr="00000000">
              <w:rPr>
                <w:color w:val="000000"/>
                <w:sz w:val="24"/>
                <w:szCs w:val="24"/>
                <w:rtl w:val="0"/>
              </w:rPr>
              <w:t xml:space="preserve">Số thứ tự dòng cấu hình ràng buộc, hệ thống tự động đánh số theo thứ tự tạo mới.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7">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8">
            <w:pPr>
              <w:spacing w:after="0" w:before="240" w:line="276" w:lineRule="auto"/>
              <w:rPr>
                <w:color w:val="000000"/>
                <w:sz w:val="24"/>
                <w:szCs w:val="24"/>
              </w:rPr>
            </w:pPr>
            <w:r w:rsidDel="00000000" w:rsidR="00000000" w:rsidRPr="00000000">
              <w:rPr>
                <w:color w:val="000000"/>
                <w:sz w:val="24"/>
                <w:szCs w:val="24"/>
                <w:rtl w:val="0"/>
              </w:rPr>
              <w:t xml:space="preserve">Sản phẩm ràng buộc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9">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B">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C">
            <w:pPr>
              <w:numPr>
                <w:ilvl w:val="0"/>
                <w:numId w:val="84"/>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Hiển thị danh sách SKU bán và</w:t>
            </w:r>
            <w:commentRangeStart w:id="73"/>
            <w:commentRangeStart w:id="74"/>
            <w:r w:rsidDel="00000000" w:rsidR="00000000" w:rsidRPr="00000000">
              <w:rPr>
                <w:color w:val="000000"/>
                <w:sz w:val="24"/>
                <w:szCs w:val="24"/>
                <w:rtl w:val="0"/>
              </w:rPr>
              <w:t xml:space="preserve"> nhóm sản phẩm bán (không bao gồm Sản phẩm đi kèm, Phí đi kèm) </w:t>
            </w:r>
            <w:commentRangeEnd w:id="73"/>
            <w:r w:rsidDel="00000000" w:rsidR="00000000" w:rsidRPr="00000000">
              <w:commentReference w:id="73"/>
            </w:r>
            <w:commentRangeEnd w:id="74"/>
            <w:r w:rsidDel="00000000" w:rsidR="00000000" w:rsidRPr="00000000">
              <w:commentReference w:id="74"/>
            </w:r>
            <w:r w:rsidDel="00000000" w:rsidR="00000000" w:rsidRPr="00000000">
              <w:rPr>
                <w:color w:val="000000"/>
                <w:sz w:val="24"/>
                <w:szCs w:val="24"/>
                <w:rtl w:val="0"/>
              </w:rPr>
              <w:t xml:space="preserve"> ở bước 1 trong gói bán </w:t>
            </w:r>
          </w:p>
          <w:p w:rsidR="00000000" w:rsidDel="00000000" w:rsidP="00000000" w:rsidRDefault="00000000" w:rsidRPr="00000000" w14:paraId="0000042D">
            <w:pPr>
              <w:numPr>
                <w:ilvl w:val="0"/>
                <w:numId w:val="8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42E">
            <w:pPr>
              <w:numPr>
                <w:ilvl w:val="0"/>
                <w:numId w:val="8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Chọn sản phẩm ràng buộc trong gói bán. Các sản phẩm phụ thuộc sẽ được ràng buộc theo sản phẩm này.</w:t>
            </w:r>
          </w:p>
          <w:p w:rsidR="00000000" w:rsidDel="00000000" w:rsidP="00000000" w:rsidRDefault="00000000" w:rsidRPr="00000000" w14:paraId="0000042F">
            <w:pPr>
              <w:numPr>
                <w:ilvl w:val="0"/>
                <w:numId w:val="84"/>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Mỗi SKU bán chỉ được chọn một lần cho sản phẩm ràng buộc. Nếu SKU đã được chọn ở dòng phía trên thì sẽ không hiển thị lại trong danh sách lựa chọn ở các dòng bên dưới.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0">
            <w:pPr>
              <w:spacing w:after="0" w:before="240" w:line="276" w:lineRule="auto"/>
              <w:jc w:val="center"/>
              <w:rPr>
                <w:color w:val="000000"/>
                <w:sz w:val="24"/>
                <w:szCs w:val="24"/>
              </w:rPr>
            </w:pPr>
            <w:commentRangeStart w:id="75"/>
            <w:commentRangeStart w:id="76"/>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1">
            <w:pPr>
              <w:spacing w:after="0" w:before="240" w:line="276" w:lineRule="auto"/>
              <w:rPr>
                <w:color w:val="000000"/>
                <w:sz w:val="24"/>
                <w:szCs w:val="24"/>
              </w:rPr>
            </w:pPr>
            <w:r w:rsidDel="00000000" w:rsidR="00000000" w:rsidRPr="00000000">
              <w:rPr>
                <w:color w:val="000000"/>
                <w:sz w:val="24"/>
                <w:szCs w:val="24"/>
                <w:rtl w:val="0"/>
              </w:rPr>
              <w:t xml:space="preserve">Sản phẩm phụ thuộc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2">
            <w:pPr>
              <w:spacing w:after="0" w:before="240" w:line="276" w:lineRule="auto"/>
              <w:jc w:val="center"/>
              <w:rPr>
                <w:color w:val="000000"/>
                <w:sz w:val="24"/>
                <w:szCs w:val="24"/>
              </w:rPr>
            </w:pPr>
            <w:r w:rsidDel="00000000" w:rsidR="00000000" w:rsidRPr="00000000">
              <w:rPr>
                <w:color w:val="000000"/>
                <w:sz w:val="24"/>
                <w:szCs w:val="24"/>
                <w:rtl w:val="0"/>
              </w:rPr>
              <w:t xml:space="preserve">Dropdown (đa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3">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5">
            <w:pPr>
              <w:spacing w:after="0" w:before="240" w:line="276" w:lineRule="auto"/>
              <w:rPr>
                <w:color w:val="000000"/>
                <w:sz w:val="24"/>
                <w:szCs w:val="24"/>
              </w:rPr>
            </w:pPr>
            <w:r w:rsidDel="00000000" w:rsidR="00000000" w:rsidRPr="00000000">
              <w:rPr>
                <w:color w:val="000000"/>
                <w:sz w:val="24"/>
                <w:szCs w:val="24"/>
                <w:rtl w:val="0"/>
              </w:rPr>
              <w:t xml:space="preserve">Chọn sản phẩm phụ thuộc cần ràng buộc với sản phẩm gốc.(bao gồm danh sách các SKU và nhóm sản phẩm đã cấu hình ở bước 1) </w:t>
            </w:r>
          </w:p>
          <w:p w:rsidR="00000000" w:rsidDel="00000000" w:rsidP="00000000" w:rsidRDefault="00000000" w:rsidRPr="00000000" w14:paraId="00000436">
            <w:pPr>
              <w:spacing w:after="0" w:before="240" w:line="276" w:lineRule="auto"/>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437">
            <w:pPr>
              <w:spacing w:after="0" w:before="240" w:line="276" w:lineRule="auto"/>
              <w:rPr>
                <w:color w:val="ff0000"/>
                <w:sz w:val="24"/>
                <w:szCs w:val="24"/>
              </w:rPr>
            </w:pPr>
            <w:r w:rsidDel="00000000" w:rsidR="00000000" w:rsidRPr="00000000">
              <w:rPr>
                <w:color w:val="000000"/>
                <w:sz w:val="24"/>
                <w:szCs w:val="24"/>
                <w:rtl w:val="0"/>
              </w:rPr>
              <w:t xml:space="preserve">1 sản phẩm ràng buộc có thể có nhiều sản phẩm bị ràng buộc </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438">
            <w:pPr>
              <w:spacing w:after="0" w:before="240" w:line="276" w:lineRule="auto"/>
              <w:rPr>
                <w:color w:val="ff0000"/>
                <w:sz w:val="24"/>
                <w:szCs w:val="24"/>
              </w:rPr>
            </w:pPr>
            <w:commentRangeStart w:id="77"/>
            <w:r w:rsidDel="00000000" w:rsidR="00000000" w:rsidRPr="00000000">
              <w:rPr>
                <w:color w:val="ff0000"/>
                <w:sz w:val="24"/>
                <w:szCs w:val="24"/>
                <w:rtl w:val="0"/>
              </w:rPr>
              <w:t xml:space="preserve">Sản phẩm phụ thuộc đã chọn sẽ không được chọn lại ở các ràng buộc còn lại.</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439">
            <w:pPr>
              <w:numPr>
                <w:ilvl w:val="0"/>
                <w:numId w:val="74"/>
              </w:numPr>
              <w:spacing w:after="0" w:afterAutospacing="0" w:before="240" w:line="276" w:lineRule="auto"/>
              <w:ind w:left="720" w:hanging="360"/>
              <w:rPr>
                <w:color w:val="ff0000"/>
                <w:sz w:val="24"/>
                <w:szCs w:val="24"/>
              </w:rPr>
            </w:pPr>
            <w:r w:rsidDel="00000000" w:rsidR="00000000" w:rsidRPr="00000000">
              <w:rPr>
                <w:color w:val="ff0000"/>
                <w:sz w:val="24"/>
                <w:szCs w:val="24"/>
                <w:rtl w:val="0"/>
              </w:rPr>
              <w:t xml:space="preserve">TH sản phẩm ràng buộc là SKU độc lập, sản phẩm phụ thuộc được chọn là:  </w:t>
              <w:br w:type="textWrapping"/>
              <w:t xml:space="preserve">- Các SKU bán khác trong gói</w:t>
              <w:br w:type="textWrapping"/>
              <w:t xml:space="preserve">- Nhóm SKU bán trong gói</w:t>
              <w:br w:type="textWrapping"/>
              <w:t xml:space="preserve">- Sản phẩm/phí đi kèm của SKU ràng buộc</w:t>
            </w:r>
          </w:p>
          <w:p w:rsidR="00000000" w:rsidDel="00000000" w:rsidP="00000000" w:rsidRDefault="00000000" w:rsidRPr="00000000" w14:paraId="0000043A">
            <w:pPr>
              <w:numPr>
                <w:ilvl w:val="0"/>
                <w:numId w:val="74"/>
              </w:numPr>
              <w:spacing w:after="0" w:afterAutospacing="0" w:before="0" w:beforeAutospacing="0" w:line="276" w:lineRule="auto"/>
              <w:ind w:left="720" w:hanging="360"/>
              <w:rPr>
                <w:color w:val="ff0000"/>
                <w:sz w:val="24"/>
                <w:szCs w:val="24"/>
              </w:rPr>
            </w:pPr>
            <w:r w:rsidDel="00000000" w:rsidR="00000000" w:rsidRPr="00000000">
              <w:rPr>
                <w:color w:val="ff0000"/>
                <w:sz w:val="24"/>
                <w:szCs w:val="24"/>
                <w:rtl w:val="0"/>
              </w:rPr>
              <w:t xml:space="preserve">TH sản phẩm ràng buộc là nhóm SKU, sản phẩm phụ thuộc được chọn là:</w:t>
            </w:r>
          </w:p>
          <w:p w:rsidR="00000000" w:rsidDel="00000000" w:rsidP="00000000" w:rsidRDefault="00000000" w:rsidRPr="00000000" w14:paraId="0000043B">
            <w:pPr>
              <w:numPr>
                <w:ilvl w:val="0"/>
                <w:numId w:val="11"/>
              </w:numPr>
              <w:spacing w:after="0" w:afterAutospacing="0" w:before="0" w:beforeAutospacing="0" w:line="276" w:lineRule="auto"/>
              <w:ind w:left="720" w:hanging="360"/>
              <w:rPr>
                <w:color w:val="ff0000"/>
                <w:sz w:val="24"/>
                <w:szCs w:val="24"/>
              </w:rPr>
            </w:pPr>
            <w:r w:rsidDel="00000000" w:rsidR="00000000" w:rsidRPr="00000000">
              <w:rPr>
                <w:color w:val="ff0000"/>
                <w:sz w:val="24"/>
                <w:szCs w:val="24"/>
                <w:rtl w:val="0"/>
              </w:rPr>
              <w:t xml:space="preserve">Các SKU bán khác trong gói</w:t>
            </w:r>
          </w:p>
          <w:p w:rsidR="00000000" w:rsidDel="00000000" w:rsidP="00000000" w:rsidRDefault="00000000" w:rsidRPr="00000000" w14:paraId="0000043C">
            <w:pPr>
              <w:numPr>
                <w:ilvl w:val="0"/>
                <w:numId w:val="11"/>
              </w:numPr>
              <w:spacing w:after="0" w:before="0" w:beforeAutospacing="0" w:line="276" w:lineRule="auto"/>
              <w:ind w:left="720" w:hanging="360"/>
              <w:rPr>
                <w:color w:val="ff0000"/>
                <w:sz w:val="24"/>
                <w:szCs w:val="24"/>
              </w:rPr>
            </w:pPr>
            <w:r w:rsidDel="00000000" w:rsidR="00000000" w:rsidRPr="00000000">
              <w:rPr>
                <w:color w:val="ff0000"/>
                <w:sz w:val="24"/>
                <w:szCs w:val="24"/>
                <w:rtl w:val="0"/>
              </w:rPr>
              <w:t xml:space="preserve">Nhóm SKU bán khác trong gói</w:t>
            </w:r>
          </w:p>
          <w:p w:rsidR="00000000" w:rsidDel="00000000" w:rsidP="00000000" w:rsidRDefault="00000000" w:rsidRPr="00000000" w14:paraId="0000043D">
            <w:pPr>
              <w:spacing w:after="240" w:before="240" w:line="276" w:lineRule="auto"/>
              <w:rPr>
                <w:color w:val="ff0000"/>
                <w:sz w:val="24"/>
                <w:szCs w:val="24"/>
              </w:rPr>
            </w:pPr>
            <w:r w:rsidDel="00000000" w:rsidR="00000000" w:rsidRPr="00000000">
              <w:rPr>
                <w:color w:val="ff0000"/>
                <w:sz w:val="24"/>
                <w:szCs w:val="24"/>
                <w:rtl w:val="0"/>
              </w:rPr>
              <w:t xml:space="preserve">Bổ sung các case check trùng ràng buộc:</w:t>
            </w:r>
          </w:p>
          <w:p w:rsidR="00000000" w:rsidDel="00000000" w:rsidP="00000000" w:rsidRDefault="00000000" w:rsidRPr="00000000" w14:paraId="0000043E">
            <w:pPr>
              <w:spacing w:after="240" w:before="240" w:line="276" w:lineRule="auto"/>
              <w:rPr>
                <w:color w:val="ff0000"/>
                <w:sz w:val="24"/>
                <w:szCs w:val="24"/>
              </w:rPr>
            </w:pPr>
            <w:r w:rsidDel="00000000" w:rsidR="00000000" w:rsidRPr="00000000">
              <w:rPr>
                <w:color w:val="ff0000"/>
                <w:sz w:val="24"/>
                <w:szCs w:val="24"/>
                <w:rtl w:val="0"/>
              </w:rPr>
              <w:t xml:space="preserve">Nguyên tắc: Sản phẩm phụ thuộc phải tuân theo loại ràng buộc của sản phẩm ràng buộc và không áp dụng theo chiều ngược lại.</w:t>
            </w:r>
            <w:commentRangeStart w:id="78"/>
            <w:commentRangeStart w:id="79"/>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3F">
            <w:pPr>
              <w:spacing w:after="0" w:before="240" w:line="276" w:lineRule="auto"/>
              <w:jc w:val="center"/>
              <w:rPr>
                <w:color w:val="000000"/>
                <w:sz w:val="24"/>
                <w:szCs w:val="24"/>
              </w:rPr>
            </w:pPr>
            <w:commentRangeEnd w:id="78"/>
            <w:r w:rsidDel="00000000" w:rsidR="00000000" w:rsidRPr="00000000">
              <w:commentReference w:id="78"/>
            </w:r>
            <w:commentRangeEnd w:id="79"/>
            <w:r w:rsidDel="00000000" w:rsidR="00000000" w:rsidRPr="00000000">
              <w:commentReference w:id="79"/>
            </w: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0">
            <w:pPr>
              <w:spacing w:after="0" w:before="240" w:line="276" w:lineRule="auto"/>
              <w:rPr>
                <w:color w:val="000000"/>
                <w:sz w:val="24"/>
                <w:szCs w:val="24"/>
              </w:rPr>
            </w:pPr>
            <w:r w:rsidDel="00000000" w:rsidR="00000000" w:rsidRPr="00000000">
              <w:rPr>
                <w:color w:val="000000"/>
                <w:sz w:val="24"/>
                <w:szCs w:val="24"/>
                <w:rtl w:val="0"/>
              </w:rPr>
              <w:t xml:space="preserve">Loại 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1">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2">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3">
            <w:pPr>
              <w:spacing w:after="0" w:before="240" w:line="276" w:lineRule="auto"/>
              <w:jc w:val="center"/>
              <w:rPr>
                <w:color w:val="000000"/>
                <w:sz w:val="24"/>
                <w:szCs w:val="24"/>
              </w:rPr>
            </w:pPr>
            <w:r w:rsidDel="00000000" w:rsidR="00000000" w:rsidRPr="00000000">
              <w:rPr>
                <w:color w:val="000000"/>
                <w:sz w:val="24"/>
                <w:szCs w:val="24"/>
                <w:rtl w:val="0"/>
              </w:rPr>
              <w:t xml:space="preserve">Số lượng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4">
            <w:pPr>
              <w:spacing w:after="0" w:before="240" w:line="276" w:lineRule="auto"/>
              <w:rPr>
                <w:color w:val="000000"/>
                <w:sz w:val="24"/>
                <w:szCs w:val="24"/>
              </w:rPr>
            </w:pPr>
            <w:r w:rsidDel="00000000" w:rsidR="00000000" w:rsidRPr="00000000">
              <w:rPr>
                <w:color w:val="000000"/>
                <w:sz w:val="24"/>
                <w:szCs w:val="24"/>
                <w:rtl w:val="0"/>
              </w:rPr>
              <w:t xml:space="preserve">Mặc định giá trị ràng buộc theo “Số lượng”, user không được sửa </w:t>
            </w:r>
          </w:p>
          <w:p w:rsidR="00000000" w:rsidDel="00000000" w:rsidP="00000000" w:rsidRDefault="00000000" w:rsidRPr="00000000" w14:paraId="00000445">
            <w:pPr>
              <w:spacing w:after="0" w:before="240" w:line="276" w:lineRule="auto"/>
              <w:rPr>
                <w:color w:val="000000"/>
                <w:sz w:val="24"/>
                <w:szCs w:val="24"/>
              </w:rPr>
            </w:pPr>
            <w:r w:rsidDel="00000000" w:rsidR="00000000" w:rsidRPr="00000000">
              <w:rPr>
                <w:color w:val="000000"/>
                <w:sz w:val="24"/>
                <w:szCs w:val="24"/>
                <w:rtl w:val="0"/>
              </w:rPr>
              <w:t xml:space="preserve">Giải thích: Ràng buộc số lượng có nghĩa là khi sản phẩm ràng buộc tăng số lượng bao nhiêu thì các sản phẩm bị ràng buộc tăng số lượng tương ứng theo tỉ lệ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6">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7">
            <w:pPr>
              <w:spacing w:after="0" w:before="240" w:line="276" w:lineRule="auto"/>
              <w:rPr>
                <w:color w:val="000000"/>
                <w:sz w:val="24"/>
                <w:szCs w:val="24"/>
              </w:rPr>
            </w:pPr>
            <w:r w:rsidDel="00000000" w:rsidR="00000000" w:rsidRPr="00000000">
              <w:rPr>
                <w:color w:val="000000"/>
                <w:sz w:val="24"/>
                <w:szCs w:val="24"/>
                <w:rtl w:val="0"/>
              </w:rPr>
              <w:t xml:space="preserve">Tỷ lệ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8">
            <w:pPr>
              <w:spacing w:after="0" w:before="240" w:line="276" w:lineRule="auto"/>
              <w:jc w:val="center"/>
              <w:rPr>
                <w:color w:val="000000"/>
                <w:sz w:val="24"/>
                <w:szCs w:val="24"/>
              </w:rPr>
            </w:pPr>
            <w:r w:rsidDel="00000000" w:rsidR="00000000" w:rsidRPr="00000000">
              <w:rPr>
                <w:color w:val="000000"/>
                <w:sz w:val="24"/>
                <w:szCs w:val="24"/>
                <w:rtl w:val="0"/>
              </w:rPr>
              <w:t xml:space="preserve">Text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9">
            <w:pPr>
              <w:spacing w:after="0" w:before="240" w:line="276" w:lineRule="auto"/>
              <w:jc w:val="center"/>
              <w:rPr>
                <w:color w:val="000000"/>
                <w:sz w:val="24"/>
                <w:szCs w:val="24"/>
              </w:rPr>
            </w:pPr>
            <w:r w:rsidDel="00000000" w:rsidR="00000000" w:rsidRPr="00000000">
              <w:rPr>
                <w:color w:val="000000"/>
                <w:sz w:val="24"/>
                <w:szCs w:val="24"/>
                <w:rtl w:val="0"/>
              </w:rPr>
              <w:t xml:space="preserve">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A">
            <w:pPr>
              <w:spacing w:after="0" w:before="240" w:line="276" w:lineRule="auto"/>
              <w:jc w:val="center"/>
              <w:rPr>
                <w:color w:val="000000"/>
                <w:sz w:val="24"/>
                <w:szCs w:val="24"/>
              </w:rPr>
            </w:pPr>
            <w:r w:rsidDel="00000000" w:rsidR="00000000" w:rsidRPr="00000000">
              <w:rPr>
                <w:color w:val="000000"/>
                <w:sz w:val="24"/>
                <w:szCs w:val="24"/>
                <w:rtl w:val="0"/>
              </w:rPr>
              <w:t xml:space="preserve">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B">
            <w:pPr>
              <w:spacing w:after="0" w:before="240" w:line="276" w:lineRule="auto"/>
              <w:rPr>
                <w:color w:val="000000"/>
                <w:sz w:val="24"/>
                <w:szCs w:val="24"/>
              </w:rPr>
            </w:pPr>
            <w:r w:rsidDel="00000000" w:rsidR="00000000" w:rsidRPr="00000000">
              <w:rPr>
                <w:color w:val="000000"/>
                <w:sz w:val="24"/>
                <w:szCs w:val="24"/>
                <w:rtl w:val="0"/>
              </w:rPr>
              <w:t xml:space="preserve">Tỷ lệ ràng buộc số lượng giữa sản phẩm được ràng buộc và các sản phẩm bị ràng buộc </w:t>
            </w:r>
          </w:p>
          <w:p w:rsidR="00000000" w:rsidDel="00000000" w:rsidP="00000000" w:rsidRDefault="00000000" w:rsidRPr="00000000" w14:paraId="0000044C">
            <w:pPr>
              <w:spacing w:after="0" w:before="240" w:line="276" w:lineRule="auto"/>
              <w:rPr>
                <w:color w:val="000000"/>
                <w:sz w:val="24"/>
                <w:szCs w:val="24"/>
              </w:rPr>
            </w:pPr>
            <w:r w:rsidDel="00000000" w:rsidR="00000000" w:rsidRPr="00000000">
              <w:rPr>
                <w:color w:val="000000"/>
                <w:sz w:val="24"/>
                <w:szCs w:val="24"/>
                <w:rtl w:val="0"/>
              </w:rPr>
              <w:t xml:space="preserve">Mặc định tỉ lệ 1:1, user không được sửa </w:t>
            </w:r>
          </w:p>
          <w:p w:rsidR="00000000" w:rsidDel="00000000" w:rsidP="00000000" w:rsidRDefault="00000000" w:rsidRPr="00000000" w14:paraId="0000044D">
            <w:pPr>
              <w:spacing w:after="0" w:before="240" w:line="276" w:lineRule="auto"/>
              <w:rPr>
                <w:color w:val="000000"/>
                <w:sz w:val="24"/>
                <w:szCs w:val="24"/>
              </w:rPr>
            </w:pPr>
            <w:r w:rsidDel="00000000" w:rsidR="00000000" w:rsidRPr="00000000">
              <w:rPr>
                <w:color w:val="000000"/>
                <w:sz w:val="24"/>
                <w:szCs w:val="24"/>
                <w:rtl w:val="0"/>
              </w:rPr>
              <w:br w:type="textWrapping"/>
              <w:t xml:space="preserve">Check trùng cặp Sản phẩm ràng buộc - Sản phẩm phụ thuộc giống nhau thì hệ thống thông báo: Ràng buộc đã tồn tại!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E">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4F">
            <w:pPr>
              <w:spacing w:after="0" w:before="240" w:line="276" w:lineRule="auto"/>
              <w:rPr>
                <w:color w:val="000000"/>
                <w:sz w:val="24"/>
                <w:szCs w:val="24"/>
              </w:rPr>
            </w:pPr>
            <w:r w:rsidDel="00000000" w:rsidR="00000000" w:rsidRPr="00000000">
              <w:rPr>
                <w:color w:val="000000"/>
                <w:sz w:val="24"/>
                <w:szCs w:val="24"/>
                <w:rtl w:val="0"/>
              </w:rPr>
              <w:t xml:space="preserve">Xóa 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0">
            <w:pPr>
              <w:spacing w:after="0" w:before="240" w:line="276" w:lineRule="auto"/>
              <w:jc w:val="center"/>
              <w:rPr>
                <w:color w:val="000000"/>
                <w:sz w:val="24"/>
                <w:szCs w:val="24"/>
              </w:rPr>
            </w:pPr>
            <w:r w:rsidDel="00000000" w:rsidR="00000000" w:rsidRPr="00000000">
              <w:rPr>
                <w:color w:val="000000"/>
                <w:sz w:val="24"/>
                <w:szCs w:val="24"/>
                <w:rtl w:val="0"/>
              </w:rPr>
              <w:t xml:space="preserve">Icon (thùng rác)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3">
            <w:pPr>
              <w:spacing w:after="0" w:before="240" w:line="276" w:lineRule="auto"/>
              <w:rPr>
                <w:color w:val="000000"/>
                <w:sz w:val="24"/>
                <w:szCs w:val="24"/>
              </w:rPr>
            </w:pPr>
            <w:r w:rsidDel="00000000" w:rsidR="00000000" w:rsidRPr="00000000">
              <w:rPr>
                <w:color w:val="000000"/>
                <w:sz w:val="24"/>
                <w:szCs w:val="24"/>
                <w:rtl w:val="0"/>
              </w:rPr>
              <w:t xml:space="preserve">Click để xóa dòng cấu hình ràng buộc tương ứng.</w:t>
            </w:r>
          </w:p>
          <w:p w:rsidR="00000000" w:rsidDel="00000000" w:rsidP="00000000" w:rsidRDefault="00000000" w:rsidRPr="00000000" w14:paraId="00000454">
            <w:pPr>
              <w:spacing w:after="0" w:before="240" w:line="276" w:lineRule="auto"/>
              <w:rPr>
                <w:color w:val="000000"/>
                <w:sz w:val="24"/>
                <w:szCs w:val="24"/>
              </w:rPr>
            </w:pPr>
            <w:r w:rsidDel="00000000" w:rsidR="00000000" w:rsidRPr="00000000">
              <w:rPr>
                <w:color w:val="000000"/>
                <w:sz w:val="24"/>
                <w:szCs w:val="24"/>
                <w:rtl w:val="0"/>
              </w:rPr>
              <w:t xml:space="preserve">Khi xóa ở sản phẩm chính, xóa luôn cả ràng buộc của sản phẩm phụ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5">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6">
            <w:pPr>
              <w:spacing w:after="0" w:before="240" w:line="276" w:lineRule="auto"/>
              <w:rPr>
                <w:color w:val="000000"/>
                <w:sz w:val="24"/>
                <w:szCs w:val="24"/>
              </w:rPr>
            </w:pPr>
            <w:r w:rsidDel="00000000" w:rsidR="00000000" w:rsidRPr="00000000">
              <w:rPr>
                <w:color w:val="000000"/>
                <w:sz w:val="24"/>
                <w:szCs w:val="24"/>
                <w:rtl w:val="0"/>
              </w:rPr>
              <w:t xml:space="preserve">Thêm sản phẩm phụ thuộc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7">
            <w:pPr>
              <w:spacing w:after="0" w:before="240" w:line="276" w:lineRule="auto"/>
              <w:jc w:val="center"/>
              <w:rPr>
                <w:color w:val="000000"/>
                <w:sz w:val="24"/>
                <w:szCs w:val="24"/>
              </w:rPr>
            </w:pPr>
            <w:r w:rsidDel="00000000" w:rsidR="00000000" w:rsidRPr="00000000">
              <w:rPr>
                <w:color w:val="000000"/>
                <w:sz w:val="24"/>
                <w:szCs w:val="24"/>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8">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9">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spacing w:after="0" w:before="240" w:line="276" w:lineRule="auto"/>
              <w:rPr>
                <w:color w:val="000000"/>
                <w:sz w:val="24"/>
                <w:szCs w:val="24"/>
              </w:rPr>
            </w:pPr>
            <w:r w:rsidDel="00000000" w:rsidR="00000000" w:rsidRPr="00000000">
              <w:rPr>
                <w:color w:val="000000"/>
                <w:sz w:val="24"/>
                <w:szCs w:val="24"/>
                <w:rtl w:val="0"/>
              </w:rPr>
              <w:t xml:space="preserve">Cho phép thêm một dòng sản phẩm phụ thuộc mới cho cùng sản phẩm gốc.</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B">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spacing w:after="0" w:before="240" w:line="276" w:lineRule="auto"/>
              <w:rPr>
                <w:color w:val="000000"/>
                <w:sz w:val="24"/>
                <w:szCs w:val="24"/>
              </w:rPr>
            </w:pPr>
            <w:r w:rsidDel="00000000" w:rsidR="00000000" w:rsidRPr="00000000">
              <w:rPr>
                <w:color w:val="000000"/>
                <w:sz w:val="24"/>
                <w:szCs w:val="24"/>
                <w:rtl w:val="0"/>
              </w:rPr>
              <w:t xml:space="preserve">Thêm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D">
            <w:pPr>
              <w:spacing w:after="0" w:before="240" w:line="276" w:lineRule="auto"/>
              <w:jc w:val="center"/>
              <w:rPr>
                <w:color w:val="000000"/>
                <w:sz w:val="24"/>
                <w:szCs w:val="24"/>
              </w:rPr>
            </w:pPr>
            <w:r w:rsidDel="00000000" w:rsidR="00000000" w:rsidRPr="00000000">
              <w:rPr>
                <w:color w:val="000000"/>
                <w:sz w:val="24"/>
                <w:szCs w:val="24"/>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spacing w:after="0" w:before="240" w:line="276" w:lineRule="auto"/>
              <w:rPr>
                <w:color w:val="000000"/>
                <w:sz w:val="24"/>
                <w:szCs w:val="24"/>
              </w:rPr>
            </w:pPr>
            <w:r w:rsidDel="00000000" w:rsidR="00000000" w:rsidRPr="00000000">
              <w:rPr>
                <w:color w:val="000000"/>
                <w:sz w:val="24"/>
                <w:szCs w:val="24"/>
                <w:rtl w:val="0"/>
              </w:rPr>
              <w:t xml:space="preserve">Thêm 1 bản ghi phụ thuộc tương tự mô tả ở bước 1-&gt; 7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1">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3">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6">
            <w:pPr>
              <w:spacing w:after="0" w:before="240" w:line="276" w:lineRule="auto"/>
              <w:rPr>
                <w:color w:val="000000"/>
                <w:sz w:val="24"/>
                <w:szCs w:val="24"/>
              </w:rPr>
            </w:pPr>
            <w:r w:rsidDel="00000000" w:rsidR="00000000" w:rsidRPr="00000000">
              <w:rPr>
                <w:color w:val="000000"/>
                <w:sz w:val="24"/>
                <w:szCs w:val="24"/>
                <w:rtl w:val="0"/>
              </w:rPr>
              <w:t xml:space="preserve">Click button Hủy Hệ thống hiển thị popup Xác nhận Hủy </w:t>
            </w:r>
          </w:p>
          <w:p w:rsidR="00000000" w:rsidDel="00000000" w:rsidP="00000000" w:rsidRDefault="00000000" w:rsidRPr="00000000" w14:paraId="00000467">
            <w:pPr>
              <w:spacing w:after="0" w:before="240" w:line="276" w:lineRule="auto"/>
              <w:rPr>
                <w:color w:val="000000"/>
                <w:sz w:val="24"/>
                <w:szCs w:val="24"/>
              </w:rPr>
            </w:pPr>
            <w:r w:rsidDel="00000000" w:rsidR="00000000" w:rsidRPr="00000000">
              <w:rPr>
                <w:color w:val="000000"/>
                <w:sz w:val="24"/>
                <w:szCs w:val="24"/>
                <w:rtl w:val="0"/>
              </w:rPr>
              <w:t xml:space="preserve">Click để hủy thao tác tạo mới và quay lại danh sách gói bán</w:t>
            </w:r>
          </w:p>
          <w:p w:rsidR="00000000" w:rsidDel="00000000" w:rsidP="00000000" w:rsidRDefault="00000000" w:rsidRPr="00000000" w14:paraId="00000468">
            <w:pPr>
              <w:spacing w:after="0" w:before="240" w:line="276" w:lineRule="auto"/>
              <w:rPr>
                <w:color w:val="000000"/>
                <w:sz w:val="24"/>
                <w:szCs w:val="24"/>
              </w:rPr>
            </w:pPr>
            <w:r w:rsidDel="00000000" w:rsidR="00000000" w:rsidRPr="00000000">
              <w:rPr>
                <w:color w:val="000000"/>
                <w:sz w:val="24"/>
                <w:szCs w:val="24"/>
                <w:rtl w:val="0"/>
              </w:rPr>
              <w:t xml:space="preserve">Tại thời điểm bấm Hủy, follow theo quy tắc định nghĩa ở Alternative Flow A2</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9">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spacing w:after="0" w:before="240" w:line="276" w:lineRule="auto"/>
              <w:rPr>
                <w:color w:val="000000"/>
                <w:sz w:val="24"/>
                <w:szCs w:val="24"/>
              </w:rPr>
            </w:pPr>
            <w:r w:rsidDel="00000000" w:rsidR="00000000" w:rsidRPr="00000000">
              <w:rPr>
                <w:color w:val="000000"/>
                <w:sz w:val="24"/>
                <w:szCs w:val="24"/>
                <w:rtl w:val="0"/>
              </w:rPr>
              <w:t xml:space="preserve">Tạo mới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B">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C">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E">
            <w:pPr>
              <w:spacing w:after="0" w:before="240" w:line="276" w:lineRule="auto"/>
              <w:rPr>
                <w:color w:val="000000"/>
                <w:sz w:val="24"/>
                <w:szCs w:val="24"/>
              </w:rPr>
            </w:pPr>
            <w:r w:rsidDel="00000000" w:rsidR="00000000" w:rsidRPr="00000000">
              <w:rPr>
                <w:color w:val="000000"/>
                <w:sz w:val="24"/>
                <w:szCs w:val="24"/>
                <w:rtl w:val="0"/>
              </w:rPr>
              <w:t xml:space="preserve">Click Lưu để tạo gói bán </w:t>
            </w:r>
          </w:p>
          <w:p w:rsidR="00000000" w:rsidDel="00000000" w:rsidP="00000000" w:rsidRDefault="00000000" w:rsidRPr="00000000" w14:paraId="0000046F">
            <w:pPr>
              <w:spacing w:after="0" w:before="240" w:line="276" w:lineRule="auto"/>
              <w:rPr>
                <w:color w:val="000000"/>
                <w:sz w:val="24"/>
                <w:szCs w:val="24"/>
              </w:rPr>
            </w:pPr>
            <w:r w:rsidDel="00000000" w:rsidR="00000000" w:rsidRPr="00000000">
              <w:rPr>
                <w:color w:val="000000"/>
                <w:sz w:val="24"/>
                <w:szCs w:val="24"/>
                <w:rtl w:val="0"/>
              </w:rPr>
              <w:t xml:space="preserve">Yêu cầu: Các thông tin required trên màn hình phải được điền đủ thông tin mới lưu thành công </w:t>
            </w:r>
          </w:p>
          <w:p w:rsidR="00000000" w:rsidDel="00000000" w:rsidP="00000000" w:rsidRDefault="00000000" w:rsidRPr="00000000" w14:paraId="00000470">
            <w:pPr>
              <w:spacing w:after="0" w:before="240" w:line="276" w:lineRule="auto"/>
              <w:rPr>
                <w:color w:val="000000"/>
                <w:sz w:val="24"/>
                <w:szCs w:val="24"/>
              </w:rPr>
            </w:pPr>
            <w:r w:rsidDel="00000000" w:rsidR="00000000" w:rsidRPr="00000000">
              <w:rPr>
                <w:color w:val="000000"/>
                <w:sz w:val="24"/>
                <w:szCs w:val="24"/>
                <w:rtl w:val="0"/>
              </w:rPr>
              <w:t xml:space="preserve">Khi bấm Lưu và tiếp tục, hệ thống tạo ra 1 gói bán mới với trạng thái Nháp </w:t>
            </w:r>
          </w:p>
          <w:p w:rsidR="00000000" w:rsidDel="00000000" w:rsidP="00000000" w:rsidRDefault="00000000" w:rsidRPr="00000000" w14:paraId="00000471">
            <w:pPr>
              <w:spacing w:after="0" w:before="240" w:line="276" w:lineRule="auto"/>
              <w:rPr>
                <w:color w:val="000000"/>
                <w:sz w:val="24"/>
                <w:szCs w:val="24"/>
              </w:rPr>
            </w:pPr>
            <w:r w:rsidDel="00000000" w:rsidR="00000000" w:rsidRPr="00000000">
              <w:rPr>
                <w:color w:val="000000"/>
                <w:sz w:val="24"/>
                <w:szCs w:val="24"/>
                <w:rtl w:val="0"/>
              </w:rPr>
              <w:t xml:space="preserve">Logic check trùng gói bán: Tại thời điểm bấm Lưu, check đã tồn tại gói bán trùng, nếu tìm thấy trong hệ thống 1 gói bán có: </w:t>
            </w:r>
          </w:p>
          <w:p w:rsidR="00000000" w:rsidDel="00000000" w:rsidP="00000000" w:rsidRDefault="00000000" w:rsidRPr="00000000" w14:paraId="00000472">
            <w:pPr>
              <w:numPr>
                <w:ilvl w:val="0"/>
                <w:numId w:val="54"/>
              </w:numPr>
              <w:spacing w:after="0" w:afterAutospacing="0" w:before="24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Trùng tên AND trạng thái gói = hoạt động  =&gt; không cho phép tạo </w:t>
            </w:r>
          </w:p>
          <w:p w:rsidR="00000000" w:rsidDel="00000000" w:rsidP="00000000" w:rsidRDefault="00000000" w:rsidRPr="00000000" w14:paraId="00000473">
            <w:pPr>
              <w:numPr>
                <w:ilvl w:val="0"/>
                <w:numId w:val="54"/>
              </w:numPr>
              <w:spacing w:after="0" w:afterAutospacing="0" w:before="0" w:beforeAutospacing="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Khác tên AND khác sku (gói bán active) =&gt; cho phép  tạo </w:t>
            </w:r>
          </w:p>
          <w:p w:rsidR="00000000" w:rsidDel="00000000" w:rsidP="00000000" w:rsidRDefault="00000000" w:rsidRPr="00000000" w14:paraId="00000474">
            <w:pPr>
              <w:numPr>
                <w:ilvl w:val="0"/>
                <w:numId w:val="54"/>
              </w:numPr>
              <w:spacing w:after="0" w:before="0" w:beforeAutospacing="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Trùng tên AND Trạng thái gói =  không hoạt động  =&gt; cho phép tạo</w:t>
            </w:r>
          </w:p>
          <w:p w:rsidR="00000000" w:rsidDel="00000000" w:rsidP="00000000" w:rsidRDefault="00000000" w:rsidRPr="00000000" w14:paraId="00000475">
            <w:pPr>
              <w:spacing w:after="0" w:before="240" w:line="276" w:lineRule="auto"/>
              <w:rPr>
                <w:color w:val="ff0000"/>
                <w:sz w:val="24"/>
                <w:szCs w:val="24"/>
              </w:rPr>
            </w:pPr>
            <w:r w:rsidDel="00000000" w:rsidR="00000000" w:rsidRPr="00000000">
              <w:rPr>
                <w:color w:val="000000"/>
                <w:sz w:val="24"/>
                <w:szCs w:val="24"/>
                <w:rtl w:val="0"/>
              </w:rPr>
              <w:t xml:space="preserve">Thì báo lỗi </w:t>
            </w:r>
            <w:r w:rsidDel="00000000" w:rsidR="00000000" w:rsidRPr="00000000">
              <w:rPr>
                <w:color w:val="ff0000"/>
                <w:sz w:val="24"/>
                <w:szCs w:val="24"/>
                <w:rtl w:val="0"/>
              </w:rPr>
              <w:t xml:space="preserve">“</w:t>
            </w:r>
            <w:commentRangeStart w:id="80"/>
            <w:r w:rsidDel="00000000" w:rsidR="00000000" w:rsidRPr="00000000">
              <w:rPr>
                <w:color w:val="ff0000"/>
                <w:sz w:val="24"/>
                <w:szCs w:val="24"/>
                <w:rtl w:val="0"/>
              </w:rPr>
              <w:t xml:space="preserve">Gói bán đã tồn tại trên hệ thống</w:t>
            </w:r>
            <w:commentRangeEnd w:id="80"/>
            <w:r w:rsidDel="00000000" w:rsidR="00000000" w:rsidRPr="00000000">
              <w:commentReference w:id="80"/>
            </w:r>
            <w:r w:rsidDel="00000000" w:rsidR="00000000" w:rsidRPr="00000000">
              <w:rPr>
                <w:color w:val="ff0000"/>
                <w:sz w:val="24"/>
                <w:szCs w:val="24"/>
                <w:rtl w:val="0"/>
              </w:rPr>
              <w:t xml:space="preserve">”  </w:t>
            </w:r>
          </w:p>
          <w:p w:rsidR="00000000" w:rsidDel="00000000" w:rsidP="00000000" w:rsidRDefault="00000000" w:rsidRPr="00000000" w14:paraId="00000476">
            <w:pPr>
              <w:spacing w:after="0" w:before="240" w:line="276" w:lineRule="auto"/>
              <w:rPr>
                <w:color w:val="000000"/>
                <w:sz w:val="24"/>
                <w:szCs w:val="24"/>
              </w:rPr>
            </w:pPr>
            <w:r w:rsidDel="00000000" w:rsidR="00000000" w:rsidRPr="00000000">
              <w:rPr>
                <w:color w:val="000000"/>
                <w:sz w:val="24"/>
                <w:szCs w:val="24"/>
                <w:rtl w:val="0"/>
              </w:rPr>
              <w:t xml:space="preserve">Khi tạo mới gói bán Thông tin SKU và </w:t>
            </w:r>
            <w:commentRangeStart w:id="81"/>
            <w:commentRangeStart w:id="82"/>
            <w:r w:rsidDel="00000000" w:rsidR="00000000" w:rsidRPr="00000000">
              <w:rPr>
                <w:color w:val="000000"/>
                <w:sz w:val="24"/>
                <w:szCs w:val="24"/>
                <w:rtl w:val="0"/>
              </w:rPr>
              <w:t xml:space="preserve">Nhóm SKU gán vào gói bán sẽ được lưu cùng thông tin gói bán sau khi gói được tạo thành công</w:t>
            </w:r>
          </w:p>
          <w:p w:rsidR="00000000" w:rsidDel="00000000" w:rsidP="00000000" w:rsidRDefault="00000000" w:rsidRPr="00000000" w14:paraId="00000477">
            <w:pPr>
              <w:spacing w:after="0" w:before="240" w:line="276" w:lineRule="auto"/>
              <w:rPr>
                <w:color w:val="ff0000"/>
                <w:sz w:val="24"/>
                <w:szCs w:val="24"/>
              </w:rPr>
            </w:pP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tc>
      </w:tr>
    </w:tbl>
    <w:p w:rsidR="00000000" w:rsidDel="00000000" w:rsidP="00000000" w:rsidRDefault="00000000" w:rsidRPr="00000000" w14:paraId="00000478">
      <w:pPr>
        <w:spacing w:after="60" w:before="60" w:line="276" w:lineRule="auto"/>
        <w:rPr>
          <w:color w:val="000000"/>
          <w:sz w:val="24"/>
          <w:szCs w:val="24"/>
        </w:rPr>
      </w:pP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rtl w:val="0"/>
        </w:rPr>
        <w:t xml:space="preserve">Khi tạo gói bán, hệ thống lưu snapshot thông tin nhóm SKU và danh sách SKU tại thời điểm tạo. Việc chỉnh sửa cấu hình nhóm SKU (thêm/bớt SKU) không làm thay đổi các gói bán đã tạo trước đó; cấu hình mới chỉ được áp dụng cho các gói bán phát sinh sau thời điểm chỉnh sửa.</w:t>
      </w:r>
    </w:p>
    <w:p w:rsidR="00000000" w:rsidDel="00000000" w:rsidP="00000000" w:rsidRDefault="00000000" w:rsidRPr="00000000" w14:paraId="0000047A">
      <w:pPr>
        <w:pStyle w:val="Heading4"/>
        <w:ind w:left="0"/>
        <w:rPr>
          <w:i w:val="0"/>
          <w:iCs w:val="0"/>
        </w:rPr>
      </w:pPr>
      <w:bookmarkStart w:colFirst="0" w:colLast="0" w:name="_wisxtjppnu2x" w:id="19"/>
      <w:bookmarkEnd w:id="19"/>
      <w:r w:rsidDel="00000000" w:rsidR="00000000" w:rsidRPr="00000000">
        <w:rPr>
          <w:rtl w:val="0"/>
        </w:rPr>
      </w:r>
    </w:p>
    <w:p w:rsidR="00000000" w:rsidDel="00000000" w:rsidP="00000000" w:rsidRDefault="00000000" w:rsidRPr="00000000" w14:paraId="0000047B">
      <w:pPr>
        <w:pStyle w:val="Heading3"/>
        <w:ind w:left="0" w:firstLine="0"/>
        <w:rPr>
          <w:rFonts w:ascii="Times New Roman" w:cs="Times New Roman" w:eastAsia="Times New Roman" w:hAnsi="Times New Roman"/>
          <w:sz w:val="24"/>
          <w:szCs w:val="24"/>
        </w:rPr>
      </w:pPr>
      <w:bookmarkStart w:colFirst="0" w:colLast="0" w:name="_gysuzd8hrj6" w:id="20"/>
      <w:bookmarkEnd w:id="20"/>
      <w:r w:rsidDel="00000000" w:rsidR="00000000" w:rsidRPr="00000000">
        <w:rPr>
          <w:rFonts w:ascii="Times New Roman" w:cs="Times New Roman" w:eastAsia="Times New Roman" w:hAnsi="Times New Roman"/>
          <w:sz w:val="24"/>
          <w:szCs w:val="24"/>
          <w:rtl w:val="0"/>
        </w:rPr>
        <w:t xml:space="preserve">3. Chức năng Xem chi tiết gói bán  </w:t>
      </w:r>
    </w:p>
    <w:p w:rsidR="00000000" w:rsidDel="00000000" w:rsidP="00000000" w:rsidRDefault="00000000" w:rsidRPr="00000000" w14:paraId="0000047C">
      <w:pPr>
        <w:pStyle w:val="Heading4"/>
        <w:ind w:left="0" w:firstLine="720"/>
        <w:rPr/>
      </w:pPr>
      <w:bookmarkStart w:colFirst="0" w:colLast="0" w:name="_mruxhomfgfq5" w:id="21"/>
      <w:bookmarkEnd w:id="21"/>
      <w:r w:rsidDel="00000000" w:rsidR="00000000" w:rsidRPr="00000000">
        <w:rPr>
          <w:color w:val="000000"/>
          <w:sz w:val="24"/>
          <w:szCs w:val="24"/>
          <w:rtl w:val="0"/>
        </w:rPr>
        <w:t xml:space="preserve">3.1 Thông tin chung  </w:t>
      </w:r>
      <w:r w:rsidDel="00000000" w:rsidR="00000000" w:rsidRPr="00000000">
        <w:rPr>
          <w:rtl w:val="0"/>
        </w:rPr>
      </w:r>
    </w:p>
    <w:p w:rsidR="00000000" w:rsidDel="00000000" w:rsidP="00000000" w:rsidRDefault="00000000" w:rsidRPr="00000000" w14:paraId="0000047D">
      <w:pPr>
        <w:pStyle w:val="Heading4"/>
        <w:ind w:left="1080" w:hanging="360"/>
        <w:rPr>
          <w:color w:val="000000"/>
          <w:sz w:val="24"/>
          <w:szCs w:val="24"/>
        </w:rPr>
      </w:pPr>
      <w:bookmarkStart w:colFirst="0" w:colLast="0" w:name="_lc5j67h34kws" w:id="22"/>
      <w:bookmarkEnd w:id="22"/>
      <w:r w:rsidDel="00000000" w:rsidR="00000000" w:rsidRPr="00000000">
        <w:rPr>
          <w:color w:val="000000"/>
          <w:sz w:val="24"/>
          <w:szCs w:val="24"/>
          <w:rtl w:val="0"/>
        </w:rPr>
        <w:t xml:space="preserve">3.2  Luồng nghiệp vụ </w:t>
      </w:r>
    </w:p>
    <w:p w:rsidR="00000000" w:rsidDel="00000000" w:rsidP="00000000" w:rsidRDefault="00000000" w:rsidRPr="00000000" w14:paraId="0000047E">
      <w:pPr>
        <w:numPr>
          <w:ilvl w:val="0"/>
          <w:numId w:val="42"/>
        </w:numPr>
        <w:spacing w:after="0" w:afterAutospacing="0"/>
        <w:ind w:left="720" w:hanging="360"/>
      </w:pPr>
      <w:r w:rsidDel="00000000" w:rsidR="00000000" w:rsidRPr="00000000">
        <w:rPr>
          <w:color w:val="000000"/>
          <w:rtl w:val="0"/>
        </w:rPr>
        <w:t xml:space="preserve">Khi vào màn hình chi tiết, các thông tin sẽ ở dạng không được chỉnh sửa, user chỉ được phép xem (chi tiết các thông tin trong màn hình xem chi tiết tương tự như màn Tạo mới và màn hình Chỉnh sửa gói bán, tham chiếu ở chức năng Tạo mới và Chỉnh sửa) </w:t>
      </w:r>
    </w:p>
    <w:p w:rsidR="00000000" w:rsidDel="00000000" w:rsidP="00000000" w:rsidRDefault="00000000" w:rsidRPr="00000000" w14:paraId="0000047F">
      <w:pPr>
        <w:numPr>
          <w:ilvl w:val="0"/>
          <w:numId w:val="42"/>
        </w:numPr>
        <w:spacing w:after="0" w:afterAutospacing="0"/>
        <w:ind w:left="720" w:hanging="360"/>
      </w:pPr>
      <w:r w:rsidDel="00000000" w:rsidR="00000000" w:rsidRPr="00000000">
        <w:rPr>
          <w:color w:val="000000"/>
          <w:rtl w:val="0"/>
        </w:rPr>
        <w:t xml:space="preserve">Khi bấm vào icon “Chỉnh sửa” trong màn hình chi tiết gói bán: </w:t>
      </w:r>
    </w:p>
    <w:p w:rsidR="00000000" w:rsidDel="00000000" w:rsidP="00000000" w:rsidRDefault="00000000" w:rsidRPr="00000000" w14:paraId="00000480">
      <w:pPr>
        <w:numPr>
          <w:ilvl w:val="1"/>
          <w:numId w:val="42"/>
        </w:numPr>
        <w:spacing w:after="0" w:afterAutospacing="0"/>
        <w:ind w:left="1440" w:hanging="360"/>
      </w:pPr>
      <w:r w:rsidDel="00000000" w:rsidR="00000000" w:rsidRPr="00000000">
        <w:rPr>
          <w:color w:val="000000"/>
          <w:rtl w:val="0"/>
        </w:rPr>
        <w:t xml:space="preserve">Nếu gói bán chưa được gán dòng giá nào: Hiển thị màn hình Chỉnh sửa gói bán trước khi có giá, user có thể sửa toàn bộ thông tin trong gói bán (tham chiếu đến chức năng Chỉnh sửa gói bán trước khi tạo giá bán bên trên) </w:t>
      </w:r>
    </w:p>
    <w:p w:rsidR="00000000" w:rsidDel="00000000" w:rsidP="00000000" w:rsidRDefault="00000000" w:rsidRPr="00000000" w14:paraId="00000481">
      <w:pPr>
        <w:numPr>
          <w:ilvl w:val="1"/>
          <w:numId w:val="42"/>
        </w:numPr>
        <w:ind w:left="1440" w:hanging="360"/>
      </w:pPr>
      <w:r w:rsidDel="00000000" w:rsidR="00000000" w:rsidRPr="00000000">
        <w:rPr>
          <w:color w:val="000000"/>
          <w:rtl w:val="0"/>
        </w:rPr>
        <w:t xml:space="preserve">Nếu gói bán đã được gán cho ít nhất 1 giá: Không cho phép điều chỉnh thông tin ngoại trừ tắt trạng thái gói bán (tham chiếu đến chức năng Tắt trạng thái cả gói bán) </w:t>
      </w:r>
    </w:p>
    <w:p w:rsidR="00000000" w:rsidDel="00000000" w:rsidP="00000000" w:rsidRDefault="00000000" w:rsidRPr="00000000" w14:paraId="00000482">
      <w:pPr>
        <w:rPr>
          <w:color w:val="000000"/>
          <w:sz w:val="24"/>
          <w:szCs w:val="24"/>
        </w:rPr>
      </w:pPr>
      <w:r w:rsidDel="00000000" w:rsidR="00000000" w:rsidRPr="00000000">
        <w:rPr>
          <w:color w:val="000000"/>
          <w:sz w:val="24"/>
          <w:szCs w:val="24"/>
          <w:rtl w:val="0"/>
        </w:rPr>
        <w:t xml:space="preserve">Thông tin chi tiết trên màn chi tiết gói bán: </w:t>
      </w:r>
    </w:p>
    <w:p w:rsidR="00000000" w:rsidDel="00000000" w:rsidP="00000000" w:rsidRDefault="00000000" w:rsidRPr="00000000" w14:paraId="00000483">
      <w:pPr>
        <w:numPr>
          <w:ilvl w:val="0"/>
          <w:numId w:val="6"/>
        </w:numPr>
        <w:spacing w:after="0" w:afterAutospacing="0"/>
        <w:ind w:left="720" w:hanging="360"/>
        <w:rPr>
          <w:sz w:val="24"/>
          <w:szCs w:val="24"/>
        </w:rPr>
      </w:pPr>
      <w:r w:rsidDel="00000000" w:rsidR="00000000" w:rsidRPr="00000000">
        <w:rPr>
          <w:color w:val="000000"/>
          <w:sz w:val="24"/>
          <w:szCs w:val="24"/>
          <w:rtl w:val="0"/>
        </w:rPr>
        <w:t xml:space="preserve">Các trường thông tin tương tự như mô tả ở màn tạo mới</w:t>
      </w:r>
    </w:p>
    <w:p w:rsidR="00000000" w:rsidDel="00000000" w:rsidP="00000000" w:rsidRDefault="00000000" w:rsidRPr="00000000" w14:paraId="00000484">
      <w:pPr>
        <w:numPr>
          <w:ilvl w:val="0"/>
          <w:numId w:val="6"/>
        </w:numPr>
        <w:ind w:left="720" w:hanging="360"/>
        <w:rPr>
          <w:sz w:val="24"/>
          <w:szCs w:val="24"/>
        </w:rPr>
      </w:pPr>
      <w:r w:rsidDel="00000000" w:rsidR="00000000" w:rsidRPr="00000000">
        <w:rPr>
          <w:color w:val="000000"/>
          <w:sz w:val="24"/>
          <w:szCs w:val="24"/>
          <w:rtl w:val="0"/>
        </w:rPr>
        <w:t xml:space="preserve">Mục Danh sách giá bán gắn cho gói bán ở màn Thông tin chung, liệt kê toàn bộ giá bán đang gán cho gói bán </w:t>
      </w:r>
    </w:p>
    <w:p w:rsidR="00000000" w:rsidDel="00000000" w:rsidP="00000000" w:rsidRDefault="00000000" w:rsidRPr="00000000" w14:paraId="00000485">
      <w:pPr>
        <w:spacing w:after="60" w:before="60" w:line="276" w:lineRule="auto"/>
        <w:ind w:firstLine="720"/>
        <w:rPr>
          <w:b w:val="1"/>
          <w:bCs w:val="1"/>
          <w:i w:val="1"/>
          <w:iCs w:val="1"/>
          <w:color w:val="000000"/>
          <w:sz w:val="24"/>
          <w:szCs w:val="24"/>
        </w:rPr>
      </w:pPr>
      <w:r w:rsidDel="00000000" w:rsidR="00000000" w:rsidRPr="00000000">
        <w:rPr>
          <w:b w:val="1"/>
          <w:bCs w:val="1"/>
          <w:color w:val="000000"/>
          <w:sz w:val="24"/>
          <w:szCs w:val="24"/>
          <w:rtl w:val="0"/>
        </w:rPr>
        <w:t xml:space="preserve">Danh sách giá bán </w:t>
        <w:tab/>
      </w:r>
      <w:r w:rsidDel="00000000" w:rsidR="00000000" w:rsidRPr="00000000">
        <w:rPr>
          <w:rtl w:val="0"/>
        </w:rPr>
      </w:r>
    </w:p>
    <w:tbl>
      <w:tblPr>
        <w:tblStyle w:val="Table13"/>
        <w:tblW w:w="13380.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90"/>
        <w:gridCol w:w="1860"/>
        <w:gridCol w:w="10830"/>
        <w:tblGridChange w:id="0">
          <w:tblGrid>
            <w:gridCol w:w="690"/>
            <w:gridCol w:w="1860"/>
            <w:gridCol w:w="10830"/>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86">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8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488">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9">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A">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B">
            <w:pPr>
              <w:spacing w:after="0" w:before="240" w:line="276" w:lineRule="auto"/>
              <w:rPr>
                <w:color w:val="000000"/>
                <w:sz w:val="24"/>
                <w:szCs w:val="24"/>
              </w:rPr>
            </w:pPr>
            <w:r w:rsidDel="00000000" w:rsidR="00000000" w:rsidRPr="00000000">
              <w:rPr>
                <w:color w:val="000000"/>
                <w:sz w:val="24"/>
                <w:szCs w:val="24"/>
                <w:rtl w:val="0"/>
              </w:rPr>
              <w:t xml:space="preserve">Số thứ tự kế thừa từ bên danh sách giá bán của giá bán gắn cho gói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C">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D">
            <w:pPr>
              <w:spacing w:after="0" w:before="240" w:line="276" w:lineRule="auto"/>
              <w:rPr>
                <w:color w:val="000000"/>
                <w:sz w:val="24"/>
                <w:szCs w:val="24"/>
              </w:rPr>
            </w:pPr>
            <w:r w:rsidDel="00000000" w:rsidR="00000000" w:rsidRPr="00000000">
              <w:rPr>
                <w:color w:val="000000"/>
                <w:sz w:val="24"/>
                <w:szCs w:val="24"/>
                <w:rtl w:val="0"/>
              </w:rPr>
              <w:t xml:space="preserve">Tên giá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E">
            <w:pPr>
              <w:spacing w:after="0" w:before="240" w:line="276" w:lineRule="auto"/>
              <w:rPr>
                <w:color w:val="000000"/>
                <w:sz w:val="24"/>
                <w:szCs w:val="24"/>
              </w:rPr>
            </w:pPr>
            <w:r w:rsidDel="00000000" w:rsidR="00000000" w:rsidRPr="00000000">
              <w:rPr>
                <w:color w:val="000000"/>
                <w:sz w:val="24"/>
                <w:szCs w:val="24"/>
                <w:rtl w:val="0"/>
              </w:rPr>
              <w:t xml:space="preserve">Lấy từ tên giá bán trong gói bán. Khi click vào tên giá bán, hệ thống chuyển sang màn Chi tiết giá bán tương ứng.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8F">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0">
            <w:pPr>
              <w:spacing w:after="0" w:before="240" w:line="276" w:lineRule="auto"/>
              <w:rPr>
                <w:color w:val="000000"/>
                <w:sz w:val="24"/>
                <w:szCs w:val="24"/>
              </w:rPr>
            </w:pPr>
            <w:r w:rsidDel="00000000" w:rsidR="00000000" w:rsidRPr="00000000">
              <w:rPr>
                <w:color w:val="000000"/>
                <w:sz w:val="24"/>
                <w:szCs w:val="24"/>
                <w:rtl w:val="0"/>
              </w:rPr>
              <w:t xml:space="preserve">Giá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1">
            <w:pPr>
              <w:spacing w:after="0" w:before="240" w:line="276" w:lineRule="auto"/>
              <w:rPr>
                <w:color w:val="000000"/>
                <w:sz w:val="24"/>
                <w:szCs w:val="24"/>
              </w:rPr>
            </w:pPr>
            <w:r w:rsidDel="00000000" w:rsidR="00000000" w:rsidRPr="00000000">
              <w:rPr>
                <w:color w:val="000000"/>
                <w:sz w:val="24"/>
                <w:szCs w:val="24"/>
                <w:rtl w:val="0"/>
              </w:rPr>
              <w:t xml:space="preserve">Với gói billing/SA: lấy theo giá hàng tháng thấp nhất</w:t>
            </w:r>
          </w:p>
          <w:p w:rsidR="00000000" w:rsidDel="00000000" w:rsidP="00000000" w:rsidRDefault="00000000" w:rsidRPr="00000000" w14:paraId="00000492">
            <w:pPr>
              <w:spacing w:after="0" w:before="240" w:line="276" w:lineRule="auto"/>
              <w:rPr>
                <w:color w:val="000000"/>
                <w:sz w:val="24"/>
                <w:szCs w:val="24"/>
              </w:rPr>
            </w:pPr>
            <w:r w:rsidDel="00000000" w:rsidR="00000000" w:rsidRPr="00000000">
              <w:rPr>
                <w:color w:val="000000"/>
                <w:sz w:val="24"/>
                <w:szCs w:val="24"/>
                <w:rtl w:val="0"/>
              </w:rPr>
              <w:t xml:space="preserve">Với gói bán thiết bị: lấy theo giá tổng của cả gói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3">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4">
            <w:pPr>
              <w:spacing w:after="0" w:before="240" w:line="276" w:lineRule="auto"/>
              <w:rPr>
                <w:color w:val="000000"/>
                <w:sz w:val="24"/>
                <w:szCs w:val="24"/>
              </w:rPr>
            </w:pPr>
            <w:r w:rsidDel="00000000" w:rsidR="00000000" w:rsidRPr="00000000">
              <w:rPr>
                <w:color w:val="000000"/>
                <w:sz w:val="24"/>
                <w:szCs w:val="24"/>
                <w:rtl w:val="0"/>
              </w:rPr>
              <w:t xml:space="preserve">Khu vực áp dụng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5">
            <w:pPr>
              <w:spacing w:after="0" w:before="240" w:line="276" w:lineRule="auto"/>
              <w:rPr>
                <w:color w:val="000000"/>
                <w:sz w:val="24"/>
                <w:szCs w:val="24"/>
              </w:rPr>
            </w:pPr>
            <w:r w:rsidDel="00000000" w:rsidR="00000000" w:rsidRPr="00000000">
              <w:rPr>
                <w:color w:val="000000"/>
                <w:sz w:val="24"/>
                <w:szCs w:val="24"/>
                <w:rtl w:val="0"/>
              </w:rPr>
              <w:t xml:space="preserve">Kế thừa từ tên khu vực áp dụng trong giá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6">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7">
            <w:pPr>
              <w:spacing w:after="0" w:before="240" w:line="276" w:lineRule="auto"/>
              <w:rPr>
                <w:color w:val="000000"/>
                <w:sz w:val="24"/>
                <w:szCs w:val="24"/>
              </w:rPr>
            </w:pPr>
            <w:r w:rsidDel="00000000" w:rsidR="00000000" w:rsidRPr="00000000">
              <w:rPr>
                <w:color w:val="000000"/>
                <w:sz w:val="24"/>
                <w:szCs w:val="24"/>
                <w:rtl w:val="0"/>
              </w:rPr>
              <w:t xml:space="preserve">Kênh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8">
            <w:pPr>
              <w:spacing w:after="0" w:before="240" w:line="276" w:lineRule="auto"/>
              <w:rPr>
                <w:color w:val="000000"/>
                <w:sz w:val="24"/>
                <w:szCs w:val="24"/>
              </w:rPr>
            </w:pPr>
            <w:r w:rsidDel="00000000" w:rsidR="00000000" w:rsidRPr="00000000">
              <w:rPr>
                <w:color w:val="000000"/>
                <w:sz w:val="24"/>
                <w:szCs w:val="24"/>
                <w:rtl w:val="0"/>
              </w:rPr>
              <w:t xml:space="preserve">Kế thừa từ cấu hình kênh bán trong giá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9">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A">
            <w:pPr>
              <w:spacing w:after="0" w:before="240" w:line="276" w:lineRule="auto"/>
              <w:rPr>
                <w:color w:val="000000"/>
                <w:sz w:val="24"/>
                <w:szCs w:val="24"/>
              </w:rPr>
            </w:pPr>
            <w:r w:rsidDel="00000000" w:rsidR="00000000" w:rsidRPr="00000000">
              <w:rPr>
                <w:color w:val="000000"/>
                <w:sz w:val="24"/>
                <w:szCs w:val="24"/>
                <w:rtl w:val="0"/>
              </w:rPr>
              <w:t xml:space="preserve">Chu kì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B">
            <w:pPr>
              <w:spacing w:after="0" w:before="240" w:line="276" w:lineRule="auto"/>
              <w:rPr>
                <w:color w:val="000000"/>
                <w:sz w:val="24"/>
                <w:szCs w:val="24"/>
              </w:rPr>
            </w:pPr>
            <w:r w:rsidDel="00000000" w:rsidR="00000000" w:rsidRPr="00000000">
              <w:rPr>
                <w:color w:val="000000"/>
                <w:sz w:val="24"/>
                <w:szCs w:val="24"/>
                <w:rtl w:val="0"/>
              </w:rPr>
              <w:t xml:space="preserve">Kế thừa từ chu kì cấu hình trong giá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C">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D">
            <w:pPr>
              <w:spacing w:after="0" w:before="240" w:line="276" w:lineRule="auto"/>
              <w:rPr>
                <w:color w:val="000000"/>
                <w:sz w:val="24"/>
                <w:szCs w:val="24"/>
              </w:rPr>
            </w:pPr>
            <w:r w:rsidDel="00000000" w:rsidR="00000000" w:rsidRPr="00000000">
              <w:rPr>
                <w:color w:val="000000"/>
                <w:sz w:val="24"/>
                <w:szCs w:val="24"/>
                <w:rtl w:val="0"/>
              </w:rPr>
              <w:t xml:space="preserve">Trạng thái phê duyệt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E">
            <w:pPr>
              <w:spacing w:after="0" w:before="240" w:line="276" w:lineRule="auto"/>
              <w:rPr>
                <w:color w:val="000000"/>
                <w:sz w:val="24"/>
                <w:szCs w:val="24"/>
              </w:rPr>
            </w:pPr>
            <w:r w:rsidDel="00000000" w:rsidR="00000000" w:rsidRPr="00000000">
              <w:rPr>
                <w:color w:val="000000"/>
                <w:sz w:val="24"/>
                <w:szCs w:val="24"/>
                <w:rtl w:val="0"/>
              </w:rPr>
              <w:t xml:space="preserve">Kế thừa từ trạng thái phê duyệt trong giá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F">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0">
            <w:pPr>
              <w:spacing w:after="0" w:before="240" w:line="276" w:lineRule="auto"/>
              <w:rPr>
                <w:color w:val="000000"/>
                <w:sz w:val="24"/>
                <w:szCs w:val="24"/>
              </w:rPr>
            </w:pPr>
            <w:r w:rsidDel="00000000" w:rsidR="00000000" w:rsidRPr="00000000">
              <w:rPr>
                <w:color w:val="000000"/>
                <w:sz w:val="24"/>
                <w:szCs w:val="24"/>
                <w:rtl w:val="0"/>
              </w:rPr>
              <w:t xml:space="preserve">Trạng thái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1">
            <w:pPr>
              <w:spacing w:after="0" w:before="240" w:line="276" w:lineRule="auto"/>
              <w:rPr>
                <w:color w:val="000000"/>
                <w:sz w:val="24"/>
                <w:szCs w:val="24"/>
              </w:rPr>
            </w:pPr>
            <w:r w:rsidDel="00000000" w:rsidR="00000000" w:rsidRPr="00000000">
              <w:rPr>
                <w:color w:val="000000"/>
                <w:sz w:val="24"/>
                <w:szCs w:val="24"/>
                <w:rtl w:val="0"/>
              </w:rPr>
              <w:t xml:space="preserve">Kế thừa từ trạng thái trong giá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2">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3">
            <w:pPr>
              <w:spacing w:after="0" w:before="240" w:line="276" w:lineRule="auto"/>
              <w:rPr>
                <w:color w:val="000000"/>
                <w:sz w:val="24"/>
                <w:szCs w:val="24"/>
              </w:rPr>
            </w:pPr>
            <w:r w:rsidDel="00000000" w:rsidR="00000000" w:rsidRPr="00000000">
              <w:rPr>
                <w:color w:val="000000"/>
                <w:sz w:val="24"/>
                <w:szCs w:val="24"/>
                <w:rtl w:val="0"/>
              </w:rPr>
              <w:t xml:space="preserve">Thời gian áp dụng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4">
            <w:pPr>
              <w:spacing w:after="0" w:before="240" w:line="276" w:lineRule="auto"/>
              <w:rPr>
                <w:color w:val="000000"/>
                <w:sz w:val="24"/>
                <w:szCs w:val="24"/>
              </w:rPr>
            </w:pPr>
            <w:r w:rsidDel="00000000" w:rsidR="00000000" w:rsidRPr="00000000">
              <w:rPr>
                <w:color w:val="000000"/>
                <w:sz w:val="24"/>
                <w:szCs w:val="24"/>
                <w:rtl w:val="0"/>
              </w:rPr>
              <w:t xml:space="preserve">Kế thừa từ thời gian áp dụng trong giá bán </w:t>
            </w:r>
          </w:p>
        </w:tc>
      </w:tr>
    </w:tbl>
    <w:p w:rsidR="00000000" w:rsidDel="00000000" w:rsidP="00000000" w:rsidRDefault="00000000" w:rsidRPr="00000000" w14:paraId="000004A5">
      <w:pPr>
        <w:pStyle w:val="Heading4"/>
        <w:ind w:left="0"/>
        <w:rPr/>
      </w:pPr>
      <w:bookmarkStart w:colFirst="0" w:colLast="0" w:name="_vnz39u9m2sgr" w:id="23"/>
      <w:bookmarkEnd w:id="23"/>
      <w:r w:rsidDel="00000000" w:rsidR="00000000" w:rsidRPr="00000000">
        <w:rPr>
          <w:rtl w:val="0"/>
        </w:rPr>
        <w:t xml:space="preserve">3.3 Giao diện màn hình chi tiết gói bán </w:t>
      </w:r>
    </w:p>
    <w:p w:rsidR="00000000" w:rsidDel="00000000" w:rsidP="00000000" w:rsidRDefault="00000000" w:rsidRPr="00000000" w14:paraId="000004A6">
      <w:pPr>
        <w:pStyle w:val="Heading4"/>
        <w:ind w:left="720" w:firstLine="0"/>
        <w:rPr/>
      </w:pPr>
      <w:bookmarkStart w:colFirst="0" w:colLast="0" w:name="_x7insxsp8klj" w:id="24"/>
      <w:bookmarkEnd w:id="24"/>
      <w:r w:rsidDel="00000000" w:rsidR="00000000" w:rsidRPr="00000000">
        <w:rPr>
          <w:rtl w:val="0"/>
        </w:rPr>
      </w:r>
    </w:p>
    <w:p w:rsidR="00000000" w:rsidDel="00000000" w:rsidP="00000000" w:rsidRDefault="00000000" w:rsidRPr="00000000" w14:paraId="000004A7">
      <w:pPr>
        <w:spacing w:after="60" w:before="60" w:line="276" w:lineRule="auto"/>
        <w:rPr>
          <w:b w:val="1"/>
          <w:bCs w:val="1"/>
          <w:i w:val="1"/>
          <w:iCs w:val="1"/>
          <w:color w:val="000000"/>
          <w:sz w:val="24"/>
          <w:szCs w:val="24"/>
        </w:rPr>
      </w:pPr>
      <w:r w:rsidDel="00000000" w:rsidR="00000000" w:rsidRPr="00000000">
        <w:rPr>
          <w:b w:val="1"/>
          <w:bCs w:val="1"/>
          <w:color w:val="000000"/>
          <w:sz w:val="24"/>
          <w:szCs w:val="24"/>
          <w:rtl w:val="0"/>
        </w:rPr>
        <w:tab/>
      </w:r>
      <w:r w:rsidDel="00000000" w:rsidR="00000000" w:rsidRPr="00000000">
        <w:rPr>
          <w:rtl w:val="0"/>
        </w:rPr>
      </w:r>
    </w:p>
    <w:p w:rsidR="00000000" w:rsidDel="00000000" w:rsidP="00000000" w:rsidRDefault="00000000" w:rsidRPr="00000000" w14:paraId="000004A8">
      <w:pPr>
        <w:pStyle w:val="Heading3"/>
        <w:ind w:left="0" w:firstLine="0"/>
        <w:rPr>
          <w:rFonts w:ascii="Times New Roman" w:cs="Times New Roman" w:eastAsia="Times New Roman" w:hAnsi="Times New Roman"/>
          <w:sz w:val="24"/>
          <w:szCs w:val="24"/>
        </w:rPr>
      </w:pPr>
      <w:bookmarkStart w:colFirst="0" w:colLast="0" w:name="_cp6pvjfo72wa" w:id="25"/>
      <w:bookmarkEnd w:id="25"/>
      <w:r w:rsidDel="00000000" w:rsidR="00000000" w:rsidRPr="00000000">
        <w:rPr>
          <w:rtl w:val="0"/>
        </w:rPr>
      </w:r>
    </w:p>
    <w:p w:rsidR="00000000" w:rsidDel="00000000" w:rsidP="00000000" w:rsidRDefault="00000000" w:rsidRPr="00000000" w14:paraId="000004A9">
      <w:pPr>
        <w:pStyle w:val="Heading3"/>
        <w:ind w:left="0" w:firstLine="0"/>
        <w:rPr>
          <w:rFonts w:ascii="Times New Roman" w:cs="Times New Roman" w:eastAsia="Times New Roman" w:hAnsi="Times New Roman"/>
          <w:sz w:val="24"/>
          <w:szCs w:val="24"/>
        </w:rPr>
      </w:pPr>
      <w:bookmarkStart w:colFirst="0" w:colLast="0" w:name="_bt970nf3k49f" w:id="26"/>
      <w:bookmarkEnd w:id="26"/>
      <w:r w:rsidDel="00000000" w:rsidR="00000000" w:rsidRPr="00000000">
        <w:rPr>
          <w:rFonts w:ascii="Times New Roman" w:cs="Times New Roman" w:eastAsia="Times New Roman" w:hAnsi="Times New Roman"/>
          <w:sz w:val="24"/>
          <w:szCs w:val="24"/>
          <w:rtl w:val="0"/>
        </w:rPr>
        <w:t xml:space="preserve">4. Chức năng Chỉnh sửa Gói bán trước khi tạo giá bán cho gói bán </w:t>
      </w:r>
    </w:p>
    <w:p w:rsidR="00000000" w:rsidDel="00000000" w:rsidP="00000000" w:rsidRDefault="00000000" w:rsidRPr="00000000" w14:paraId="000004AA">
      <w:pPr>
        <w:pStyle w:val="Heading4"/>
        <w:ind w:left="0"/>
        <w:rPr>
          <w:color w:val="000000"/>
          <w:sz w:val="24"/>
          <w:szCs w:val="24"/>
        </w:rPr>
      </w:pPr>
      <w:bookmarkStart w:colFirst="0" w:colLast="0" w:name="_osjtoyszxa84" w:id="27"/>
      <w:bookmarkEnd w:id="27"/>
      <w:r w:rsidDel="00000000" w:rsidR="00000000" w:rsidRPr="00000000">
        <w:rPr>
          <w:color w:val="000000"/>
          <w:sz w:val="24"/>
          <w:szCs w:val="24"/>
          <w:rtl w:val="0"/>
        </w:rPr>
        <w:t xml:space="preserve">4.1 Thông tin chung </w:t>
      </w:r>
    </w:p>
    <w:p w:rsidR="00000000" w:rsidDel="00000000" w:rsidP="00000000" w:rsidRDefault="00000000" w:rsidRPr="00000000" w14:paraId="000004AB">
      <w:pPr>
        <w:rPr>
          <w:color w:val="000000"/>
          <w:sz w:val="24"/>
          <w:szCs w:val="24"/>
        </w:rPr>
      </w:pPr>
      <w:r w:rsidDel="00000000" w:rsidR="00000000" w:rsidRPr="00000000">
        <w:rPr>
          <w:rtl w:val="0"/>
        </w:rPr>
      </w:r>
    </w:p>
    <w:tbl>
      <w:tblPr>
        <w:tblStyle w:val="Table14"/>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940"/>
        <w:tblGridChange w:id="0">
          <w:tblGrid>
            <w:gridCol w:w="2445"/>
            <w:gridCol w:w="11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D">
            <w:pPr>
              <w:spacing w:after="0" w:before="240" w:line="276" w:lineRule="auto"/>
              <w:rPr>
                <w:color w:val="000000"/>
                <w:sz w:val="24"/>
                <w:szCs w:val="24"/>
              </w:rPr>
            </w:pPr>
            <w:r w:rsidDel="00000000" w:rsidR="00000000" w:rsidRPr="00000000">
              <w:rPr>
                <w:color w:val="000000"/>
                <w:sz w:val="24"/>
                <w:szCs w:val="24"/>
                <w:rtl w:val="0"/>
              </w:rPr>
              <w:t xml:space="preserve">Tạo mới gói bán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F">
            <w:pPr>
              <w:spacing w:after="0" w:before="240" w:line="276" w:lineRule="auto"/>
              <w:rPr>
                <w:color w:val="000000"/>
                <w:sz w:val="24"/>
                <w:szCs w:val="24"/>
              </w:rPr>
            </w:pPr>
            <w:r w:rsidDel="00000000" w:rsidR="00000000" w:rsidRPr="00000000">
              <w:rPr>
                <w:color w:val="000000"/>
                <w:sz w:val="24"/>
                <w:szCs w:val="24"/>
                <w:rtl w:val="0"/>
              </w:rPr>
              <w:t xml:space="preserve">Người dùng Quản trị hệ thống cấu hình sản phẩm</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1">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chỉnh sửa một </w:t>
            </w:r>
            <w:r w:rsidDel="00000000" w:rsidR="00000000" w:rsidRPr="00000000">
              <w:rPr>
                <w:b w:val="1"/>
                <w:bCs w:val="1"/>
                <w:color w:val="000000"/>
                <w:sz w:val="24"/>
                <w:szCs w:val="24"/>
                <w:rtl w:val="0"/>
              </w:rPr>
              <w:t xml:space="preserve">gói bán sản phẩm/dịch vụ</w:t>
            </w:r>
            <w:r w:rsidDel="00000000" w:rsidR="00000000" w:rsidRPr="00000000">
              <w:rPr>
                <w:color w:val="000000"/>
                <w:sz w:val="24"/>
                <w:szCs w:val="24"/>
                <w:rtl w:val="0"/>
              </w:rPr>
              <w:t xml:space="preserve">, bao gồm việc chỉnh sửa thông tin chung, trạng thái gói bán và ràng buộc giữa các sản phẩm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3">
            <w:pPr>
              <w:spacing w:after="240" w:before="240" w:line="276" w:lineRule="auto"/>
              <w:rPr>
                <w:color w:val="000000"/>
                <w:sz w:val="24"/>
                <w:szCs w:val="24"/>
              </w:rPr>
            </w:pPr>
            <w:r w:rsidDel="00000000" w:rsidR="00000000" w:rsidRPr="00000000">
              <w:rPr>
                <w:color w:val="000000"/>
                <w:sz w:val="24"/>
                <w:szCs w:val="24"/>
                <w:rtl w:val="0"/>
              </w:rPr>
              <w:t xml:space="preserve">Người dùng click icon </w:t>
            </w:r>
            <w:r w:rsidDel="00000000" w:rsidR="00000000" w:rsidRPr="00000000">
              <w:rPr>
                <w:b w:val="1"/>
                <w:bCs w:val="1"/>
                <w:color w:val="000000"/>
                <w:sz w:val="24"/>
                <w:szCs w:val="24"/>
                <w:rtl w:val="0"/>
              </w:rPr>
              <w:t xml:space="preserve">“Chỉnh sửa”</w:t>
            </w:r>
            <w:r w:rsidDel="00000000" w:rsidR="00000000" w:rsidRPr="00000000">
              <w:rPr>
                <w:color w:val="000000"/>
                <w:sz w:val="24"/>
                <w:szCs w:val="24"/>
                <w:rtl w:val="0"/>
              </w:rPr>
              <w:t xml:space="preserve"> từ màn hình danh sách gói bán hoặc từ màn hình chi tiết gói bán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5">
            <w:pPr>
              <w:spacing w:after="24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7">
            <w:pPr>
              <w:numPr>
                <w:ilvl w:val="0"/>
                <w:numId w:val="13"/>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đã đăng nhập vào hệ thống và có quyền “Quản lý gói bán”.</w:t>
            </w:r>
          </w:p>
          <w:p w:rsidR="00000000" w:rsidDel="00000000" w:rsidP="00000000" w:rsidRDefault="00000000" w:rsidRPr="00000000" w14:paraId="000004B8">
            <w:pPr>
              <w:numPr>
                <w:ilvl w:val="0"/>
                <w:numId w:val="13"/>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Dữ liệu danh mục (sản phẩm, khu vực, loại khách hàng, chính sách thu phí,..) đã được cấu hình sẵn trong hệ thống.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A">
            <w:pPr>
              <w:numPr>
                <w:ilvl w:val="0"/>
                <w:numId w:val="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Gói bán mới được cập nhật và lưu thành công trong hệ thống.</w:t>
            </w:r>
          </w:p>
          <w:p w:rsidR="00000000" w:rsidDel="00000000" w:rsidP="00000000" w:rsidRDefault="00000000" w:rsidRPr="00000000" w14:paraId="000004BB">
            <w:pPr>
              <w:numPr>
                <w:ilvl w:val="0"/>
                <w:numId w:val="2"/>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Dữ liệu gói bán được cập nhật hiển thị trong danh sách gói bán. </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D">
            <w:pPr>
              <w:numPr>
                <w:ilvl w:val="0"/>
                <w:numId w:val="53"/>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truy cập màn hình </w:t>
            </w:r>
            <w:r w:rsidDel="00000000" w:rsidR="00000000" w:rsidRPr="00000000">
              <w:rPr>
                <w:b w:val="1"/>
                <w:bCs w:val="1"/>
                <w:color w:val="000000"/>
                <w:sz w:val="24"/>
                <w:szCs w:val="24"/>
                <w:rtl w:val="0"/>
              </w:rPr>
              <w:t xml:space="preserve">“Chỉnh sửa gói bán”</w:t>
            </w:r>
            <w:r w:rsidDel="00000000" w:rsidR="00000000" w:rsidRPr="00000000">
              <w:rPr>
                <w:color w:val="000000"/>
                <w:sz w:val="24"/>
                <w:szCs w:val="24"/>
                <w:rtl w:val="0"/>
              </w:rPr>
              <w:t xml:space="preserve">.</w:t>
            </w:r>
          </w:p>
          <w:p w:rsidR="00000000" w:rsidDel="00000000" w:rsidP="00000000" w:rsidRDefault="00000000" w:rsidRPr="00000000" w14:paraId="000004BE">
            <w:pPr>
              <w:numPr>
                <w:ilvl w:val="0"/>
                <w:numId w:val="53"/>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Màn hình hệ thống hiển thị 2 bước cấu hình, người dùng có thể thay đổi toàn bộ các thông tin tương tự màn tạo mới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0">
            <w:pPr>
              <w:spacing w:after="0" w:before="240" w:line="276" w:lineRule="auto"/>
              <w:rPr>
                <w:color w:val="000000"/>
                <w:sz w:val="24"/>
                <w:szCs w:val="24"/>
              </w:rPr>
            </w:pPr>
            <w:r w:rsidDel="00000000" w:rsidR="00000000" w:rsidRPr="00000000">
              <w:rPr>
                <w:b w:val="1"/>
                <w:bCs w:val="1"/>
                <w:color w:val="000000"/>
                <w:sz w:val="24"/>
                <w:szCs w:val="24"/>
                <w:rtl w:val="0"/>
              </w:rPr>
              <w:t xml:space="preserve">A1:</w:t>
            </w:r>
            <w:r w:rsidDel="00000000" w:rsidR="00000000" w:rsidRPr="00000000">
              <w:rPr>
                <w:color w:val="000000"/>
                <w:sz w:val="24"/>
                <w:szCs w:val="24"/>
                <w:rtl w:val="0"/>
              </w:rPr>
              <w:t xml:space="preserve"> Người dùng nhấn </w:t>
            </w:r>
            <w:r w:rsidDel="00000000" w:rsidR="00000000" w:rsidRPr="00000000">
              <w:rPr>
                <w:b w:val="1"/>
                <w:bCs w:val="1"/>
                <w:color w:val="000000"/>
                <w:sz w:val="24"/>
                <w:szCs w:val="24"/>
                <w:rtl w:val="0"/>
              </w:rPr>
              <w:t xml:space="preserve">“Hủy”</w:t>
            </w:r>
            <w:r w:rsidDel="00000000" w:rsidR="00000000" w:rsidRPr="00000000">
              <w:rPr>
                <w:rFonts w:ascii="Caudex" w:cs="Caudex" w:eastAsia="Caudex" w:hAnsi="Caudex"/>
                <w:color w:val="000000"/>
                <w:sz w:val="24"/>
                <w:szCs w:val="24"/>
                <w:rtl w:val="0"/>
              </w:rPr>
              <w:t xml:space="preserve"> ở bất kỳ bước nào → </w:t>
            </w:r>
            <w:r w:rsidDel="00000000" w:rsidR="00000000" w:rsidRPr="00000000">
              <w:rPr>
                <w:color w:val="000000"/>
                <w:sz w:val="24"/>
                <w:szCs w:val="24"/>
                <w:rtl w:val="0"/>
              </w:rPr>
              <w:t xml:space="preserve">hệ thống không update các thông tin vừa điều chỉnh, quay lại danh sách gói bán </w:t>
            </w:r>
            <w:r w:rsidDel="00000000" w:rsidR="00000000" w:rsidRPr="00000000">
              <w:rPr>
                <w:color w:val="000000"/>
                <w:sz w:val="24"/>
                <w:szCs w:val="24"/>
                <w:rtl w:val="0"/>
              </w:rPr>
              <w:t xml:space="preserve">và giữ nguyên thông tin gói bán cũ.</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2">
            <w:pPr>
              <w:spacing w:after="0" w:before="240" w:line="276" w:lineRule="auto"/>
              <w:rPr>
                <w:color w:val="000000"/>
                <w:sz w:val="24"/>
                <w:szCs w:val="24"/>
              </w:rPr>
            </w:pPr>
            <w:r w:rsidDel="00000000" w:rsidR="00000000" w:rsidRPr="00000000">
              <w:rPr>
                <w:b w:val="1"/>
                <w:bCs w:val="1"/>
                <w:color w:val="000000"/>
                <w:sz w:val="24"/>
                <w:szCs w:val="24"/>
                <w:rtl w:val="0"/>
              </w:rPr>
              <w:t xml:space="preserve">E1:</w:t>
            </w:r>
            <w:r w:rsidDel="00000000" w:rsidR="00000000" w:rsidRPr="00000000">
              <w:rPr>
                <w:rFonts w:ascii="Caudex" w:cs="Caudex" w:eastAsia="Caudex" w:hAnsi="Caudex"/>
                <w:color w:val="000000"/>
                <w:sz w:val="24"/>
                <w:szCs w:val="24"/>
                <w:rtl w:val="0"/>
              </w:rPr>
              <w:t xml:space="preserve"> Xoá các thông tin bắt buộc (tên gói bán, loại khách hàng,,...) → Hệ thống hiển thị thông báo lỗi và yêu cầu bổ sung..</w:t>
            </w:r>
          </w:p>
          <w:p w:rsidR="00000000" w:rsidDel="00000000" w:rsidP="00000000" w:rsidRDefault="00000000" w:rsidRPr="00000000" w14:paraId="000004C3">
            <w:pPr>
              <w:spacing w:after="0" w:before="240" w:line="276" w:lineRule="auto"/>
              <w:rPr>
                <w:color w:val="000000"/>
                <w:sz w:val="24"/>
                <w:szCs w:val="24"/>
              </w:rPr>
            </w:pPr>
            <w:r w:rsidDel="00000000" w:rsidR="00000000" w:rsidRPr="00000000">
              <w:rPr>
                <w:b w:val="1"/>
                <w:bCs w:val="1"/>
                <w:color w:val="000000"/>
                <w:sz w:val="24"/>
                <w:szCs w:val="24"/>
                <w:rtl w:val="0"/>
              </w:rPr>
              <w:t xml:space="preserve">E2</w:t>
            </w:r>
            <w:r w:rsidDel="00000000" w:rsidR="00000000" w:rsidRPr="00000000">
              <w:rPr>
                <w:color w:val="000000"/>
                <w:sz w:val="24"/>
                <w:szCs w:val="24"/>
                <w:rtl w:val="0"/>
              </w:rPr>
              <w:t xml:space="preserve">: Chỉnh sửa trùng gói bán đã tồn tại trên hệ thống (Tìm thấy 1 bản ghi bao gồm: Các SKU trong gói bán + ràng buộc tương tự) -&gt; Hệ thống báo lỗi, không cho phép lưu và báo message “Đã tồn tại gói bán tương tự trên hệ thống”</w:t>
            </w:r>
          </w:p>
          <w:p w:rsidR="00000000" w:rsidDel="00000000" w:rsidP="00000000" w:rsidRDefault="00000000" w:rsidRPr="00000000" w14:paraId="000004C4">
            <w:pPr>
              <w:spacing w:after="0" w:before="240" w:line="276" w:lineRule="auto"/>
              <w:rPr>
                <w:color w:val="000000"/>
                <w:sz w:val="24"/>
                <w:szCs w:val="24"/>
              </w:rPr>
            </w:pPr>
            <w:r w:rsidDel="00000000" w:rsidR="00000000" w:rsidRPr="00000000">
              <w:rPr>
                <w:b w:val="1"/>
                <w:bCs w:val="1"/>
                <w:color w:val="000000"/>
                <w:sz w:val="24"/>
                <w:szCs w:val="24"/>
                <w:rtl w:val="0"/>
              </w:rPr>
              <w:t xml:space="preserve">E3:</w:t>
            </w:r>
            <w:r w:rsidDel="00000000" w:rsidR="00000000" w:rsidRPr="00000000">
              <w:rPr>
                <w:rFonts w:ascii="Caudex" w:cs="Caudex" w:eastAsia="Caudex" w:hAnsi="Caudex"/>
                <w:color w:val="000000"/>
                <w:sz w:val="24"/>
                <w:szCs w:val="24"/>
                <w:rtl w:val="0"/>
              </w:rPr>
              <w:t xml:space="preserve"> Mất kết nối hoặc lỗi hệ thống khi lưu → Hệ thống hiển thị thông báo “Lưu thất bại, vui lòng thử lại sau.”</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6">
            <w:pPr>
              <w:spacing w:after="0" w:before="240" w:line="276" w:lineRule="auto"/>
              <w:rPr>
                <w:color w:val="000000"/>
                <w:sz w:val="24"/>
                <w:szCs w:val="24"/>
              </w:rPr>
            </w:pPr>
            <w:r w:rsidDel="00000000" w:rsidR="00000000" w:rsidRPr="00000000">
              <w:rPr>
                <w:color w:val="000000"/>
                <w:sz w:val="24"/>
                <w:szCs w:val="24"/>
                <w:rtl w:val="0"/>
              </w:rPr>
              <w:t xml:space="preserve">Người dùng không thay đổi bất kỳ thông tin gì, sẽ không hiển thị nút Lưu. </w:t>
            </w:r>
          </w:p>
        </w:tc>
      </w:tr>
    </w:tbl>
    <w:p w:rsidR="00000000" w:rsidDel="00000000" w:rsidP="00000000" w:rsidRDefault="00000000" w:rsidRPr="00000000" w14:paraId="000004C7">
      <w:pPr>
        <w:pStyle w:val="Heading4"/>
        <w:rPr>
          <w:color w:val="000000"/>
          <w:sz w:val="24"/>
          <w:szCs w:val="24"/>
        </w:rPr>
      </w:pPr>
      <w:bookmarkStart w:colFirst="0" w:colLast="0" w:name="_135v26ljjdy1" w:id="28"/>
      <w:bookmarkEnd w:id="28"/>
      <w:r w:rsidDel="00000000" w:rsidR="00000000" w:rsidRPr="00000000">
        <w:rPr>
          <w:color w:val="000000"/>
          <w:sz w:val="24"/>
          <w:szCs w:val="24"/>
          <w:rtl w:val="0"/>
        </w:rPr>
        <w:t xml:space="preserve">4.2 Luồng nghiệp vụ </w:t>
      </w:r>
    </w:p>
    <w:p w:rsidR="00000000" w:rsidDel="00000000" w:rsidP="00000000" w:rsidRDefault="00000000" w:rsidRPr="00000000" w14:paraId="000004C8">
      <w:pPr>
        <w:numPr>
          <w:ilvl w:val="0"/>
          <w:numId w:val="80"/>
        </w:numPr>
        <w:spacing w:after="0" w:afterAutospacing="0"/>
        <w:ind w:left="720" w:hanging="360"/>
        <w:rPr>
          <w:color w:val="000000"/>
          <w:sz w:val="24"/>
          <w:szCs w:val="24"/>
        </w:rPr>
      </w:pPr>
      <w:r w:rsidDel="00000000" w:rsidR="00000000" w:rsidRPr="00000000">
        <w:rPr>
          <w:color w:val="000000"/>
          <w:sz w:val="24"/>
          <w:szCs w:val="24"/>
          <w:rtl w:val="0"/>
        </w:rPr>
        <w:t xml:space="preserve">Điều kiện để được chỉnh sửa: </w:t>
      </w:r>
    </w:p>
    <w:p w:rsidR="00000000" w:rsidDel="00000000" w:rsidP="00000000" w:rsidRDefault="00000000" w:rsidRPr="00000000" w14:paraId="000004C9">
      <w:pPr>
        <w:numPr>
          <w:ilvl w:val="1"/>
          <w:numId w:val="80"/>
        </w:numPr>
        <w:spacing w:after="0" w:afterAutospacing="0"/>
        <w:ind w:left="1440" w:hanging="360"/>
        <w:rPr>
          <w:color w:val="000000"/>
          <w:sz w:val="24"/>
          <w:szCs w:val="24"/>
        </w:rPr>
      </w:pPr>
      <w:r w:rsidDel="00000000" w:rsidR="00000000" w:rsidRPr="00000000">
        <w:rPr>
          <w:color w:val="000000"/>
          <w:sz w:val="24"/>
          <w:szCs w:val="24"/>
          <w:rtl w:val="0"/>
        </w:rPr>
        <w:t xml:space="preserve">Gói bán chưa tồn tại bản ghi giá bán nào </w:t>
      </w:r>
    </w:p>
    <w:p w:rsidR="00000000" w:rsidDel="00000000" w:rsidP="00000000" w:rsidRDefault="00000000" w:rsidRPr="00000000" w14:paraId="000004CA">
      <w:pPr>
        <w:numPr>
          <w:ilvl w:val="1"/>
          <w:numId w:val="80"/>
        </w:numPr>
        <w:ind w:left="1440" w:hanging="360"/>
        <w:rPr>
          <w:color w:val="000000"/>
          <w:sz w:val="24"/>
          <w:szCs w:val="24"/>
        </w:rPr>
      </w:pPr>
      <w:r w:rsidDel="00000000" w:rsidR="00000000" w:rsidRPr="00000000">
        <w:rPr>
          <w:color w:val="000000"/>
          <w:sz w:val="24"/>
          <w:szCs w:val="24"/>
          <w:rtl w:val="0"/>
        </w:rPr>
        <w:t xml:space="preserve">Các chức năng chỉnh sửa tương tự như chức năng Tạo mới gói bán, tham chiếu đến luồng nghiệp vụ chức năng Tạo mới gói bán </w:t>
      </w:r>
    </w:p>
    <w:p w:rsidR="00000000" w:rsidDel="00000000" w:rsidP="00000000" w:rsidRDefault="00000000" w:rsidRPr="00000000" w14:paraId="000004CB">
      <w:pPr>
        <w:rPr>
          <w:i w:val="1"/>
          <w:iCs w:val="1"/>
          <w:color w:val="000000"/>
          <w:sz w:val="24"/>
          <w:szCs w:val="24"/>
        </w:rPr>
      </w:pPr>
      <w:r w:rsidDel="00000000" w:rsidR="00000000" w:rsidRPr="00000000">
        <w:rPr>
          <w:i w:val="1"/>
          <w:iCs w:val="1"/>
          <w:color w:val="000000"/>
          <w:sz w:val="24"/>
          <w:szCs w:val="24"/>
          <w:rtl w:val="0"/>
        </w:rPr>
        <w:t xml:space="preserve">Note: Nếu đã tồn tại trên hệ thống ít nhất 1 bản ghi giá bán gắn với gói bán bất kể trạng thái thì không được phép thực hiện chức năng điều chỉnh gói bán, chỉ được tắt trạng thái Gói bán, tham chiếu đến chức năng Tắt trạng thái gói bán bên dưới) </w:t>
      </w:r>
    </w:p>
    <w:p w:rsidR="00000000" w:rsidDel="00000000" w:rsidP="00000000" w:rsidRDefault="00000000" w:rsidRPr="00000000" w14:paraId="000004CC">
      <w:pPr>
        <w:rPr>
          <w:color w:val="000000"/>
          <w:sz w:val="24"/>
          <w:szCs w:val="24"/>
        </w:rPr>
      </w:pPr>
      <w:r w:rsidDel="00000000" w:rsidR="00000000" w:rsidRPr="00000000">
        <w:rPr>
          <w:rtl w:val="0"/>
        </w:rPr>
      </w:r>
    </w:p>
    <w:p w:rsidR="00000000" w:rsidDel="00000000" w:rsidP="00000000" w:rsidRDefault="00000000" w:rsidRPr="00000000" w14:paraId="000004CD">
      <w:pPr>
        <w:pStyle w:val="Heading4"/>
        <w:rPr>
          <w:color w:val="000000"/>
          <w:sz w:val="24"/>
          <w:szCs w:val="24"/>
        </w:rPr>
      </w:pPr>
      <w:bookmarkStart w:colFirst="0" w:colLast="0" w:name="_yrrkz4t5kt1m" w:id="29"/>
      <w:bookmarkEnd w:id="29"/>
      <w:r w:rsidDel="00000000" w:rsidR="00000000" w:rsidRPr="00000000">
        <w:rPr>
          <w:color w:val="000000"/>
          <w:sz w:val="24"/>
          <w:szCs w:val="24"/>
          <w:rtl w:val="0"/>
        </w:rPr>
        <w:t xml:space="preserve">4.3 Giao diện</w:t>
      </w:r>
    </w:p>
    <w:p w:rsidR="00000000" w:rsidDel="00000000" w:rsidP="00000000" w:rsidRDefault="00000000" w:rsidRPr="00000000" w14:paraId="000004CE">
      <w:pPr>
        <w:numPr>
          <w:ilvl w:val="0"/>
          <w:numId w:val="83"/>
        </w:numPr>
        <w:ind w:left="720" w:hanging="360"/>
        <w:rPr>
          <w:color w:val="000000"/>
          <w:sz w:val="24"/>
          <w:szCs w:val="24"/>
        </w:rPr>
      </w:pPr>
      <w:r w:rsidDel="00000000" w:rsidR="00000000" w:rsidRPr="00000000">
        <w:rPr>
          <w:color w:val="000000"/>
          <w:sz w:val="24"/>
          <w:szCs w:val="24"/>
          <w:rtl w:val="0"/>
        </w:rPr>
        <w:t xml:space="preserve">Tham chiếu đến màn giao diện màn Tạo mới gói bán </w:t>
      </w:r>
    </w:p>
    <w:p w:rsidR="00000000" w:rsidDel="00000000" w:rsidP="00000000" w:rsidRDefault="00000000" w:rsidRPr="00000000" w14:paraId="000004CF">
      <w:pPr>
        <w:rPr/>
      </w:pPr>
      <w:r w:rsidDel="00000000" w:rsidR="00000000" w:rsidRPr="00000000">
        <w:rPr/>
        <w:drawing>
          <wp:inline distB="114300" distT="114300" distL="114300" distR="114300">
            <wp:extent cx="9257535" cy="2933700"/>
            <wp:effectExtent b="0" l="0" r="0" t="0"/>
            <wp:docPr id="1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925753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pStyle w:val="Heading4"/>
        <w:ind w:left="720" w:firstLine="0"/>
        <w:rPr>
          <w:color w:val="000000"/>
          <w:sz w:val="24"/>
          <w:szCs w:val="24"/>
        </w:rPr>
      </w:pPr>
      <w:bookmarkStart w:colFirst="0" w:colLast="0" w:name="_qbp27bh0k9da" w:id="30"/>
      <w:bookmarkEnd w:id="30"/>
      <w:r w:rsidDel="00000000" w:rsidR="00000000" w:rsidRPr="00000000">
        <w:rPr>
          <w:rtl w:val="0"/>
        </w:rPr>
      </w:r>
    </w:p>
    <w:tbl>
      <w:tblPr>
        <w:tblStyle w:val="Table15"/>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2160"/>
        <w:gridCol w:w="1305"/>
        <w:gridCol w:w="1215"/>
        <w:gridCol w:w="1965"/>
        <w:gridCol w:w="7500"/>
        <w:tblGridChange w:id="0">
          <w:tblGrid>
            <w:gridCol w:w="810"/>
            <w:gridCol w:w="2160"/>
            <w:gridCol w:w="1305"/>
            <w:gridCol w:w="1215"/>
            <w:gridCol w:w="1965"/>
            <w:gridCol w:w="7500"/>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4D2">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4D3">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4D4">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4D5">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4D6">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4D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739.7460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after="0" w:line="276" w:lineRule="auto"/>
              <w:jc w:val="right"/>
              <w:rPr>
                <w:color w:val="000000"/>
                <w:sz w:val="24"/>
                <w:szCs w:val="24"/>
              </w:rPr>
            </w:pPr>
            <w:commentRangeStart w:id="83"/>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after="0" w:line="276" w:lineRule="auto"/>
              <w:rPr>
                <w:color w:val="000000"/>
                <w:sz w:val="24"/>
                <w:szCs w:val="24"/>
              </w:rPr>
            </w:pPr>
            <w:r w:rsidDel="00000000" w:rsidR="00000000" w:rsidRPr="00000000">
              <w:rPr>
                <w:color w:val="000000"/>
                <w:sz w:val="24"/>
                <w:szCs w:val="24"/>
                <w:rtl w:val="0"/>
              </w:rPr>
              <w:t xml:space="preserve">Button Chỉnh sửa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DD">
            <w:pPr>
              <w:widowControl w:val="0"/>
              <w:spacing w:after="0" w:line="276" w:lineRule="auto"/>
              <w:rPr>
                <w:color w:val="000000"/>
                <w:sz w:val="24"/>
                <w:szCs w:val="24"/>
              </w:rPr>
            </w:pPr>
            <w:r w:rsidDel="00000000" w:rsidR="00000000" w:rsidRPr="00000000">
              <w:rPr>
                <w:color w:val="000000"/>
                <w:sz w:val="24"/>
                <w:szCs w:val="24"/>
                <w:rtl w:val="0"/>
              </w:rPr>
              <w:t xml:space="preserve">Khi gói bán đã gán giá bán:</w:t>
            </w:r>
          </w:p>
          <w:p w:rsidR="00000000" w:rsidDel="00000000" w:rsidP="00000000" w:rsidRDefault="00000000" w:rsidRPr="00000000" w14:paraId="000004DE">
            <w:pPr>
              <w:widowControl w:val="0"/>
              <w:numPr>
                <w:ilvl w:val="0"/>
                <w:numId w:val="20"/>
              </w:numPr>
              <w:spacing w:after="0" w:line="276" w:lineRule="auto"/>
              <w:ind w:left="720" w:hanging="360"/>
              <w:rPr>
                <w:color w:val="000000"/>
                <w:sz w:val="24"/>
                <w:szCs w:val="24"/>
              </w:rPr>
            </w:pPr>
            <w:r w:rsidDel="00000000" w:rsidR="00000000" w:rsidRPr="00000000">
              <w:rPr>
                <w:color w:val="000000"/>
                <w:sz w:val="24"/>
                <w:szCs w:val="24"/>
                <w:rtl w:val="0"/>
              </w:rPr>
              <w:t xml:space="preserve">Gói bán có Trạng thái = Active: </w:t>
            </w:r>
          </w:p>
          <w:p w:rsidR="00000000" w:rsidDel="00000000" w:rsidP="00000000" w:rsidRDefault="00000000" w:rsidRPr="00000000" w14:paraId="000004DF">
            <w:pPr>
              <w:widowControl w:val="0"/>
              <w:spacing w:after="0" w:line="276" w:lineRule="auto"/>
              <w:ind w:left="720" w:firstLine="0"/>
              <w:rPr>
                <w:color w:val="000000"/>
                <w:sz w:val="24"/>
                <w:szCs w:val="24"/>
              </w:rPr>
            </w:pPr>
            <w:r w:rsidDel="00000000" w:rsidR="00000000" w:rsidRPr="00000000">
              <w:rPr>
                <w:color w:val="000000"/>
                <w:sz w:val="24"/>
                <w:szCs w:val="24"/>
                <w:rtl w:val="0"/>
              </w:rPr>
              <w:t xml:space="preserve">Khi click button Chỉnh sửa, hệ thống cho phép chỉnh sửa trạng thái Hoạt động và Mô tả thông tin gói bán (nhóm đặc tính, đặc tính, giá trị đặc tính, mô tả dài, mô tả ngắn, hình ảnh gói bán, hình ảnh banner).</w:t>
            </w:r>
          </w:p>
          <w:p w:rsidR="00000000" w:rsidDel="00000000" w:rsidP="00000000" w:rsidRDefault="00000000" w:rsidRPr="00000000" w14:paraId="000004E0">
            <w:pPr>
              <w:widowControl w:val="0"/>
              <w:numPr>
                <w:ilvl w:val="0"/>
                <w:numId w:val="94"/>
              </w:numPr>
              <w:spacing w:after="0" w:line="276" w:lineRule="auto"/>
              <w:ind w:left="720" w:hanging="360"/>
              <w:rPr>
                <w:color w:val="000000"/>
                <w:sz w:val="24"/>
                <w:szCs w:val="24"/>
              </w:rPr>
            </w:pPr>
            <w:r w:rsidDel="00000000" w:rsidR="00000000" w:rsidRPr="00000000">
              <w:rPr>
                <w:color w:val="000000"/>
                <w:sz w:val="24"/>
                <w:szCs w:val="24"/>
                <w:rtl w:val="0"/>
              </w:rPr>
              <w:t xml:space="preserve">Gói bán có Trạng thái = Inactive: không hiển thị button Chỉnh sửa</w:t>
            </w:r>
          </w:p>
        </w:tc>
      </w:tr>
    </w:tbl>
    <w:p w:rsidR="00000000" w:rsidDel="00000000" w:rsidP="00000000" w:rsidRDefault="00000000" w:rsidRPr="00000000" w14:paraId="000004E1">
      <w:pPr>
        <w:rPr/>
      </w:pP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4E2">
      <w:pPr>
        <w:pStyle w:val="Heading3"/>
        <w:ind w:left="0" w:firstLine="0"/>
        <w:rPr>
          <w:rFonts w:ascii="Times New Roman" w:cs="Times New Roman" w:eastAsia="Times New Roman" w:hAnsi="Times New Roman"/>
          <w:sz w:val="24"/>
          <w:szCs w:val="24"/>
        </w:rPr>
      </w:pPr>
      <w:bookmarkStart w:colFirst="0" w:colLast="0" w:name="_vfea5pgk3l0x" w:id="31"/>
      <w:bookmarkEnd w:id="31"/>
      <w:r w:rsidDel="00000000" w:rsidR="00000000" w:rsidRPr="00000000">
        <w:rPr>
          <w:rFonts w:ascii="Times New Roman" w:cs="Times New Roman" w:eastAsia="Times New Roman" w:hAnsi="Times New Roman"/>
          <w:sz w:val="24"/>
          <w:szCs w:val="24"/>
          <w:rtl w:val="0"/>
        </w:rPr>
        <w:t xml:space="preserve">5. Chức năng Xem danh sách giá bán </w:t>
      </w:r>
    </w:p>
    <w:p w:rsidR="00000000" w:rsidDel="00000000" w:rsidP="00000000" w:rsidRDefault="00000000" w:rsidRPr="00000000" w14:paraId="000004E3">
      <w:pPr>
        <w:pStyle w:val="Heading4"/>
        <w:ind w:left="0" w:firstLine="720"/>
        <w:rPr>
          <w:color w:val="000000"/>
          <w:sz w:val="24"/>
          <w:szCs w:val="24"/>
        </w:rPr>
      </w:pPr>
      <w:bookmarkStart w:colFirst="0" w:colLast="0" w:name="_x8vag4w6cuq0" w:id="32"/>
      <w:bookmarkEnd w:id="32"/>
      <w:r w:rsidDel="00000000" w:rsidR="00000000" w:rsidRPr="00000000">
        <w:rPr>
          <w:color w:val="000000"/>
          <w:sz w:val="24"/>
          <w:szCs w:val="24"/>
          <w:rtl w:val="0"/>
        </w:rPr>
        <w:t xml:space="preserve">5.1 Thông tin chung </w:t>
      </w:r>
    </w:p>
    <w:p w:rsidR="00000000" w:rsidDel="00000000" w:rsidP="00000000" w:rsidRDefault="00000000" w:rsidRPr="00000000" w14:paraId="000004E4">
      <w:pPr>
        <w:rPr>
          <w:color w:val="000000"/>
          <w:sz w:val="24"/>
          <w:szCs w:val="24"/>
        </w:rPr>
      </w:pPr>
      <w:r w:rsidDel="00000000" w:rsidR="00000000" w:rsidRPr="00000000">
        <w:rPr>
          <w:color w:val="000000"/>
          <w:sz w:val="24"/>
          <w:szCs w:val="24"/>
          <w:rtl w:val="0"/>
        </w:rPr>
        <w:t xml:space="preserve">Điều kiện: Người dùng có quyền truy cập trang danh sách giá bán</w:t>
        <w:br w:type="textWrapping"/>
        <w:t xml:space="preserve">Trigger: Người dùng click chọn ProductHub bên sidebar -&gt; click chọn Cấu hình giá bán</w:t>
        <w:br w:type="textWrapping"/>
        <w:t xml:space="preserve">Action: hệ thống hiển thị danh sách giá bán </w:t>
      </w:r>
    </w:p>
    <w:p w:rsidR="00000000" w:rsidDel="00000000" w:rsidP="00000000" w:rsidRDefault="00000000" w:rsidRPr="00000000" w14:paraId="000004E5">
      <w:pPr>
        <w:pStyle w:val="Heading4"/>
        <w:ind w:left="1080" w:hanging="360"/>
        <w:rPr>
          <w:color w:val="000000"/>
          <w:sz w:val="24"/>
          <w:szCs w:val="24"/>
        </w:rPr>
      </w:pPr>
      <w:bookmarkStart w:colFirst="0" w:colLast="0" w:name="_3yms3u3vuq00" w:id="33"/>
      <w:bookmarkEnd w:id="33"/>
      <w:r w:rsidDel="00000000" w:rsidR="00000000" w:rsidRPr="00000000">
        <w:rPr>
          <w:color w:val="000000"/>
          <w:sz w:val="24"/>
          <w:szCs w:val="24"/>
          <w:rtl w:val="0"/>
        </w:rPr>
        <w:t xml:space="preserve">5.2  Luồng nghiệp vụ </w:t>
      </w:r>
    </w:p>
    <w:p w:rsidR="00000000" w:rsidDel="00000000" w:rsidP="00000000" w:rsidRDefault="00000000" w:rsidRPr="00000000" w14:paraId="000004E6">
      <w:pPr>
        <w:rPr/>
      </w:pPr>
      <w:r w:rsidDel="00000000" w:rsidR="00000000" w:rsidRPr="00000000">
        <w:rPr/>
        <w:drawing>
          <wp:inline distB="114300" distT="114300" distL="114300" distR="114300">
            <wp:extent cx="9257535" cy="4267200"/>
            <wp:effectExtent b="0" l="0" r="0" t="0"/>
            <wp:docPr id="3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925753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Khi click nút hành động “...” màn hình hiển thị popup menu như ảnh:  </w:t>
      </w:r>
    </w:p>
    <w:p w:rsidR="00000000" w:rsidDel="00000000" w:rsidP="00000000" w:rsidRDefault="00000000" w:rsidRPr="00000000" w14:paraId="000004E8">
      <w:pPr>
        <w:rPr/>
      </w:pPr>
      <w:r w:rsidDel="00000000" w:rsidR="00000000" w:rsidRPr="00000000">
        <w:rPr/>
        <w:drawing>
          <wp:inline distB="114300" distT="114300" distL="114300" distR="114300">
            <wp:extent cx="3480197" cy="2643188"/>
            <wp:effectExtent b="0" l="0" r="0" t="0"/>
            <wp:docPr id="37"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3480197"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Style w:val="Heading4"/>
        <w:ind w:left="1080" w:hanging="360"/>
        <w:rPr>
          <w:color w:val="000000"/>
          <w:sz w:val="24"/>
          <w:szCs w:val="24"/>
        </w:rPr>
      </w:pPr>
      <w:bookmarkStart w:colFirst="0" w:colLast="0" w:name="_39tckm9bg2ll" w:id="34"/>
      <w:bookmarkEnd w:id="34"/>
      <w:r w:rsidDel="00000000" w:rsidR="00000000" w:rsidRPr="00000000">
        <w:rPr>
          <w:color w:val="000000"/>
          <w:sz w:val="24"/>
          <w:szCs w:val="24"/>
          <w:rtl w:val="0"/>
        </w:rPr>
        <w:t xml:space="preserve">5.3 Giao diện </w:t>
      </w:r>
    </w:p>
    <w:tbl>
      <w:tblPr>
        <w:tblStyle w:val="Table16"/>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2160"/>
        <w:gridCol w:w="1305"/>
        <w:gridCol w:w="1215"/>
        <w:gridCol w:w="1965"/>
        <w:gridCol w:w="7500"/>
        <w:tblGridChange w:id="0">
          <w:tblGrid>
            <w:gridCol w:w="810"/>
            <w:gridCol w:w="2160"/>
            <w:gridCol w:w="1305"/>
            <w:gridCol w:w="1215"/>
            <w:gridCol w:w="1965"/>
            <w:gridCol w:w="7500"/>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4E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4E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4E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4ED">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4EE">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4EF">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739.7460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after="0" w:line="276" w:lineRule="auto"/>
              <w:rPr>
                <w:color w:val="000000"/>
                <w:sz w:val="24"/>
                <w:szCs w:val="24"/>
              </w:rPr>
            </w:pPr>
            <w:r w:rsidDel="00000000" w:rsidR="00000000" w:rsidRPr="00000000">
              <w:rPr>
                <w:color w:val="000000"/>
                <w:sz w:val="24"/>
                <w:szCs w:val="24"/>
                <w:rtl w:val="0"/>
              </w:rPr>
              <w:t xml:space="preserve">Tiêu đề “Danh sách Giá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F5">
            <w:pPr>
              <w:widowControl w:val="0"/>
              <w:spacing w:after="0" w:line="276" w:lineRule="auto"/>
              <w:rPr>
                <w:color w:val="000000"/>
                <w:sz w:val="24"/>
                <w:szCs w:val="24"/>
              </w:rPr>
            </w:pPr>
            <w:r w:rsidDel="00000000" w:rsidR="00000000" w:rsidRPr="00000000">
              <w:rPr>
                <w:color w:val="000000"/>
                <w:sz w:val="24"/>
                <w:szCs w:val="24"/>
                <w:rtl w:val="0"/>
              </w:rPr>
              <w:t xml:space="preserve">Hiển thị tiêu đề màn hình hiện tại, giúp người dùng nhận biết đang thao tác thuộc module giá bán.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after="0" w:line="276" w:lineRule="auto"/>
              <w:rPr>
                <w:color w:val="000000"/>
                <w:sz w:val="24"/>
                <w:szCs w:val="24"/>
              </w:rPr>
            </w:pPr>
            <w:r w:rsidDel="00000000" w:rsidR="00000000" w:rsidRPr="00000000">
              <w:rPr>
                <w:color w:val="000000"/>
                <w:sz w:val="24"/>
                <w:szCs w:val="24"/>
                <w:rtl w:val="0"/>
              </w:rPr>
              <w:t xml:space="preserve">Ô tìm kiếm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after="0" w:line="276" w:lineRule="auto"/>
              <w:rPr>
                <w:color w:val="000000"/>
                <w:sz w:val="24"/>
                <w:szCs w:val="24"/>
              </w:rPr>
            </w:pPr>
            <w:r w:rsidDel="00000000" w:rsidR="00000000" w:rsidRPr="00000000">
              <w:rPr>
                <w:color w:val="000000"/>
                <w:sz w:val="24"/>
                <w:szCs w:val="24"/>
                <w:rtl w:val="0"/>
              </w:rPr>
              <w:t xml:space="preserve">Text 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after="0" w:line="276" w:lineRule="auto"/>
              <w:rPr>
                <w:color w:val="000000"/>
                <w:sz w:val="24"/>
                <w:szCs w:val="24"/>
              </w:rPr>
            </w:pPr>
            <w:r w:rsidDel="00000000" w:rsidR="00000000" w:rsidRPr="00000000">
              <w:rPr>
                <w:color w:val="000000"/>
                <w:sz w:val="24"/>
                <w:szCs w:val="24"/>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after="0" w:line="276" w:lineRule="auto"/>
              <w:rPr>
                <w:color w:val="000000"/>
                <w:sz w:val="24"/>
                <w:szCs w:val="24"/>
              </w:rPr>
            </w:pPr>
            <w:r w:rsidDel="00000000" w:rsidR="00000000" w:rsidRPr="00000000">
              <w:rPr>
                <w:color w:val="000000"/>
                <w:sz w:val="24"/>
                <w:szCs w:val="24"/>
                <w:rtl w:val="0"/>
              </w:rPr>
              <w:t xml:space="preserve">Placeholder: “Tìm kiếm theo tên Giá bán, tên Gói bán”.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FB">
            <w:pPr>
              <w:widowControl w:val="0"/>
              <w:spacing w:after="0" w:line="276" w:lineRule="auto"/>
              <w:rPr>
                <w:color w:val="000000"/>
                <w:sz w:val="24"/>
                <w:szCs w:val="24"/>
              </w:rPr>
            </w:pPr>
            <w:r w:rsidDel="00000000" w:rsidR="00000000" w:rsidRPr="00000000">
              <w:rPr>
                <w:color w:val="000000"/>
                <w:sz w:val="24"/>
                <w:szCs w:val="24"/>
                <w:rtl w:val="0"/>
              </w:rPr>
              <w:t xml:space="preserve">- Khi người dùng nhập từ khóa, danh sách gợi ý dropdown tự động xuất hiện ngay bên dưới.</w:t>
            </w:r>
          </w:p>
          <w:p w:rsidR="00000000" w:rsidDel="00000000" w:rsidP="00000000" w:rsidRDefault="00000000" w:rsidRPr="00000000" w14:paraId="000004FC">
            <w:pPr>
              <w:widowControl w:val="0"/>
              <w:spacing w:after="0" w:line="276" w:lineRule="auto"/>
              <w:rPr>
                <w:color w:val="000000"/>
                <w:sz w:val="24"/>
                <w:szCs w:val="24"/>
              </w:rPr>
            </w:pPr>
            <w:r w:rsidDel="00000000" w:rsidR="00000000" w:rsidRPr="00000000">
              <w:rPr>
                <w:color w:val="000000"/>
                <w:sz w:val="24"/>
                <w:szCs w:val="24"/>
                <w:rtl w:val="0"/>
              </w:rPr>
              <w:t xml:space="preserve">- Cho phép tìm một phần từ khóa (partial match). </w:t>
            </w:r>
          </w:p>
          <w:p w:rsidR="00000000" w:rsidDel="00000000" w:rsidP="00000000" w:rsidRDefault="00000000" w:rsidRPr="00000000" w14:paraId="000004FD">
            <w:pPr>
              <w:widowControl w:val="0"/>
              <w:spacing w:after="0" w:line="276" w:lineRule="auto"/>
              <w:rPr>
                <w:color w:val="000000"/>
                <w:sz w:val="24"/>
                <w:szCs w:val="24"/>
              </w:rPr>
            </w:pPr>
            <w:r w:rsidDel="00000000" w:rsidR="00000000" w:rsidRPr="00000000">
              <w:rPr>
                <w:rFonts w:ascii="Caudex" w:cs="Caudex" w:eastAsia="Caudex" w:hAnsi="Caudex"/>
                <w:color w:val="000000"/>
                <w:sz w:val="24"/>
                <w:szCs w:val="24"/>
                <w:rtl w:val="0"/>
              </w:rPr>
              <w:t xml:space="preserve">- Không phân biệt hoa/thường.</w:t>
              <w:br w:type="textWrapping"/>
              <w:t xml:space="preserve">- Nếu không có kết quả → hiển thị thông báo “Không tìm thấy kết quả phù </w:t>
            </w:r>
            <w:r w:rsidDel="00000000" w:rsidR="00000000" w:rsidRPr="00000000">
              <w:rPr>
                <w:color w:val="000000"/>
                <w:sz w:val="24"/>
                <w:szCs w:val="24"/>
                <w:rtl w:val="0"/>
              </w:rPr>
              <w:t xml:space="preserve">hợp</w:t>
            </w:r>
            <w:r w:rsidDel="00000000" w:rsidR="00000000" w:rsidRPr="00000000">
              <w:rPr>
                <w:color w:val="000000"/>
                <w:sz w:val="24"/>
                <w:szCs w:val="24"/>
                <w:rtl w:val="0"/>
              </w:rPr>
              <w:t xml:space="preserve">.”</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after="0" w:line="276" w:lineRule="auto"/>
              <w:rPr>
                <w:color w:val="000000"/>
                <w:sz w:val="24"/>
                <w:szCs w:val="24"/>
              </w:rPr>
            </w:pPr>
            <w:r w:rsidDel="00000000" w:rsidR="00000000" w:rsidRPr="00000000">
              <w:rPr>
                <w:color w:val="000000"/>
                <w:sz w:val="24"/>
                <w:szCs w:val="24"/>
                <w:rtl w:val="0"/>
              </w:rPr>
              <w:t xml:space="preserve">Nút “Tìm kiếm”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03">
            <w:pPr>
              <w:widowControl w:val="0"/>
              <w:spacing w:after="0" w:line="276" w:lineRule="auto"/>
              <w:rPr>
                <w:color w:val="000000"/>
                <w:sz w:val="24"/>
                <w:szCs w:val="24"/>
              </w:rPr>
            </w:pPr>
            <w:r w:rsidDel="00000000" w:rsidR="00000000" w:rsidRPr="00000000">
              <w:rPr>
                <w:color w:val="000000"/>
                <w:sz w:val="24"/>
                <w:szCs w:val="24"/>
                <w:rtl w:val="0"/>
              </w:rPr>
              <w:t xml:space="preserve">- Khi nhấn, gửi API với điều kiện từ các bộ lọc và ô tìm kiếm.</w:t>
              <w:br w:type="textWrapping"/>
              <w:t xml:space="preserve">- Người dùng nhấn Enter hoặc nút “Tìm kiếm” để tìm kiếm gói bán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after="0" w:line="276" w:lineRule="auto"/>
              <w:rPr>
                <w:color w:val="000000"/>
                <w:sz w:val="24"/>
                <w:szCs w:val="24"/>
              </w:rPr>
            </w:pPr>
            <w:r w:rsidDel="00000000" w:rsidR="00000000" w:rsidRPr="00000000">
              <w:rPr>
                <w:color w:val="000000"/>
                <w:sz w:val="24"/>
                <w:szCs w:val="24"/>
                <w:rtl w:val="0"/>
              </w:rPr>
              <w:t xml:space="preserve">Nút “+ Tạo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09">
            <w:pPr>
              <w:widowControl w:val="0"/>
              <w:spacing w:after="0" w:line="276" w:lineRule="auto"/>
              <w:rPr>
                <w:color w:val="000000"/>
                <w:sz w:val="24"/>
                <w:szCs w:val="24"/>
              </w:rPr>
            </w:pPr>
            <w:r w:rsidDel="00000000" w:rsidR="00000000" w:rsidRPr="00000000">
              <w:rPr>
                <w:color w:val="000000"/>
                <w:sz w:val="24"/>
                <w:szCs w:val="24"/>
                <w:rtl w:val="0"/>
              </w:rPr>
              <w:t xml:space="preserve">Hiển thị ở góc phải phía trên bảng. Khi nhấn, điều hướng đến màn hình Tạo gói bán mới.</w:t>
            </w:r>
          </w:p>
        </w:tc>
      </w:tr>
      <w:tr>
        <w:trPr>
          <w:cantSplit w:val="0"/>
          <w:trHeight w:val="449"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after="0" w:line="276" w:lineRule="auto"/>
              <w:rPr>
                <w:color w:val="000000"/>
                <w:sz w:val="24"/>
                <w:szCs w:val="24"/>
              </w:rPr>
            </w:pPr>
            <w:r w:rsidDel="00000000" w:rsidR="00000000" w:rsidRPr="00000000">
              <w:rPr>
                <w:color w:val="000000"/>
                <w:sz w:val="24"/>
                <w:szCs w:val="24"/>
                <w:rtl w:val="0"/>
              </w:rPr>
              <w:t xml:space="preserve">Block “Filter”. Điều kiện lọc giữa các bộ filter là AND. </w:t>
              <w:br w:type="textWrapping"/>
              <w:t xml:space="preserve">Trạng thái Default = không lọc bất kỳ trường nào, trả danh sách tất cả giá bán. </w:t>
              <w:br w:type="textWrapping"/>
              <w:t xml:space="preserve">Khi click X ở cuối mỗi bộ lọc, được định nghĩa là không áp dụng filter, chọn tất cả giá trị của trường đó. </w:t>
              <w:br w:type="textWrapping"/>
              <w:t xml:space="preserve">Block Filter cố định, khi scroll xuống cuối trang, block filter vẫn cố định ở đầu trang.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after="0" w:line="276" w:lineRule="auto"/>
              <w:jc w:val="center"/>
              <w:rPr>
                <w:color w:val="000000"/>
                <w:sz w:val="24"/>
                <w:szCs w:val="24"/>
              </w:rPr>
            </w:pPr>
            <w:r w:rsidDel="00000000" w:rsidR="00000000" w:rsidRPr="00000000">
              <w:rPr>
                <w:color w:val="000000"/>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after="0" w:line="276" w:lineRule="auto"/>
              <w:rPr>
                <w:color w:val="000000"/>
                <w:sz w:val="24"/>
                <w:szCs w:val="24"/>
              </w:rPr>
            </w:pPr>
            <w:r w:rsidDel="00000000" w:rsidR="00000000" w:rsidRPr="00000000">
              <w:rPr>
                <w:color w:val="000000"/>
                <w:sz w:val="24"/>
                <w:szCs w:val="24"/>
                <w:rtl w:val="0"/>
              </w:rPr>
              <w:t xml:space="preserve">Bộ lọc “Kênh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after="0" w:line="276" w:lineRule="auto"/>
              <w:rPr>
                <w:color w:val="000000"/>
                <w:sz w:val="24"/>
                <w:szCs w:val="24"/>
              </w:rPr>
            </w:pPr>
            <w:r w:rsidDel="00000000" w:rsidR="00000000" w:rsidRPr="00000000">
              <w:rPr>
                <w:color w:val="000000"/>
                <w:sz w:val="24"/>
                <w:szCs w:val="24"/>
                <w:rtl w:val="0"/>
              </w:rPr>
              <w:t xml:space="preserve">Dropdown Multi-select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after="0" w:line="276" w:lineRule="auto"/>
              <w:rPr>
                <w:color w:val="000000"/>
                <w:sz w:val="24"/>
                <w:szCs w:val="24"/>
              </w:rPr>
            </w:pPr>
            <w:r w:rsidDel="00000000" w:rsidR="00000000" w:rsidRPr="00000000">
              <w:rPr>
                <w:color w:val="000000"/>
                <w:sz w:val="24"/>
                <w:szCs w:val="24"/>
                <w:rtl w:val="0"/>
              </w:rPr>
              <w:t xml:space="preserve">Placeholder “Kênh bán”</w:t>
              <w:br w:type="textWrapping"/>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15">
            <w:pPr>
              <w:widowControl w:val="0"/>
              <w:spacing w:after="0" w:line="276" w:lineRule="auto"/>
              <w:rPr>
                <w:color w:val="000000"/>
                <w:sz w:val="24"/>
                <w:szCs w:val="24"/>
              </w:rPr>
            </w:pPr>
            <w:r w:rsidDel="00000000" w:rsidR="00000000" w:rsidRPr="00000000">
              <w:rPr>
                <w:color w:val="000000"/>
                <w:sz w:val="24"/>
                <w:szCs w:val="24"/>
                <w:rtl w:val="0"/>
              </w:rPr>
              <w:t xml:space="preserve">Lọc các gói bán theo kênh triển </w:t>
            </w:r>
            <w:r w:rsidDel="00000000" w:rsidR="00000000" w:rsidRPr="00000000">
              <w:rPr>
                <w:color w:val="000000"/>
                <w:sz w:val="24"/>
                <w:szCs w:val="24"/>
                <w:rtl w:val="0"/>
              </w:rPr>
              <w:t xml:space="preserve">khai</w:t>
            </w:r>
            <w:r w:rsidDel="00000000" w:rsidR="00000000" w:rsidRPr="00000000">
              <w:rPr>
                <w:rtl w:val="0"/>
              </w:rPr>
            </w:r>
          </w:p>
          <w:p w:rsidR="00000000" w:rsidDel="00000000" w:rsidP="00000000" w:rsidRDefault="00000000" w:rsidRPr="00000000" w14:paraId="00000516">
            <w:pPr>
              <w:widowControl w:val="0"/>
              <w:spacing w:after="0" w:line="276" w:lineRule="auto"/>
              <w:rPr>
                <w:color w:val="000000"/>
                <w:sz w:val="24"/>
                <w:szCs w:val="24"/>
              </w:rPr>
            </w:pPr>
            <w:r w:rsidDel="00000000" w:rsidR="00000000" w:rsidRPr="00000000">
              <w:rPr>
                <w:color w:val="000000"/>
                <w:sz w:val="24"/>
                <w:szCs w:val="24"/>
                <w:rtl w:val="0"/>
              </w:rPr>
              <w:t xml:space="preserve">Giá trị trong dropdown: Lấy các giá trị kênh bán đang có trong màn chi tiết giá bán</w:t>
            </w:r>
          </w:p>
          <w:p w:rsidR="00000000" w:rsidDel="00000000" w:rsidP="00000000" w:rsidRDefault="00000000" w:rsidRPr="00000000" w14:paraId="00000517">
            <w:pPr>
              <w:widowControl w:val="0"/>
              <w:spacing w:after="0" w:line="276" w:lineRule="auto"/>
              <w:rPr>
                <w:color w:val="000000"/>
                <w:sz w:val="24"/>
                <w:szCs w:val="24"/>
              </w:rPr>
            </w:pPr>
            <w:r w:rsidDel="00000000" w:rsidR="00000000" w:rsidRPr="00000000">
              <w:rPr>
                <w:color w:val="000000"/>
                <w:sz w:val="24"/>
                <w:szCs w:val="24"/>
                <w:rtl w:val="0"/>
              </w:rPr>
              <w:t xml:space="preserve">Cho phép chọn nhiều giá trị, theo điều kiện OR.</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after="0" w:line="276" w:lineRule="auto"/>
              <w:jc w:val="center"/>
              <w:rPr>
                <w:color w:val="000000"/>
                <w:sz w:val="24"/>
                <w:szCs w:val="24"/>
              </w:rPr>
            </w:pPr>
            <w:r w:rsidDel="00000000" w:rsidR="00000000" w:rsidRPr="00000000">
              <w:rPr>
                <w:color w:val="000000"/>
                <w:sz w:val="24"/>
                <w:szCs w:val="24"/>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after="0" w:line="276" w:lineRule="auto"/>
              <w:rPr>
                <w:color w:val="000000"/>
                <w:sz w:val="24"/>
                <w:szCs w:val="24"/>
              </w:rPr>
            </w:pPr>
            <w:r w:rsidDel="00000000" w:rsidR="00000000" w:rsidRPr="00000000">
              <w:rPr>
                <w:color w:val="000000"/>
                <w:sz w:val="24"/>
                <w:szCs w:val="24"/>
                <w:rtl w:val="0"/>
              </w:rPr>
              <w:t xml:space="preserve">Bộ lọc “Khu vực áp dụng”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after="0" w:line="276" w:lineRule="auto"/>
              <w:rPr>
                <w:color w:val="000000"/>
                <w:sz w:val="24"/>
                <w:szCs w:val="24"/>
              </w:rPr>
            </w:pPr>
            <w:r w:rsidDel="00000000" w:rsidR="00000000" w:rsidRPr="00000000">
              <w:rPr>
                <w:color w:val="000000"/>
                <w:sz w:val="24"/>
                <w:szCs w:val="24"/>
                <w:rtl w:val="0"/>
              </w:rPr>
              <w:t xml:space="preserve">Dropdown Multi-select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after="0" w:line="276" w:lineRule="auto"/>
              <w:rPr>
                <w:color w:val="000000"/>
                <w:sz w:val="24"/>
                <w:szCs w:val="24"/>
              </w:rPr>
            </w:pPr>
            <w:r w:rsidDel="00000000" w:rsidR="00000000" w:rsidRPr="00000000">
              <w:rPr>
                <w:color w:val="000000"/>
                <w:sz w:val="24"/>
                <w:szCs w:val="24"/>
                <w:rtl w:val="0"/>
              </w:rPr>
              <w:t xml:space="preserve">Placeholder “Khu vực áp dụng”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1D">
            <w:pPr>
              <w:widowControl w:val="0"/>
              <w:spacing w:after="0" w:line="276" w:lineRule="auto"/>
              <w:rPr>
                <w:color w:val="000000"/>
                <w:sz w:val="24"/>
                <w:szCs w:val="24"/>
              </w:rPr>
            </w:pPr>
            <w:r w:rsidDel="00000000" w:rsidR="00000000" w:rsidRPr="00000000">
              <w:rPr>
                <w:color w:val="000000"/>
                <w:sz w:val="24"/>
                <w:szCs w:val="24"/>
                <w:rtl w:val="0"/>
              </w:rPr>
              <w:t xml:space="preserve">Lọc theo khu vực áp dụng </w:t>
              <w:br w:type="textWrapping"/>
              <w:t xml:space="preserve">Giá trị trong dropdown: Lấy các giá trị khu vực áp dụng đang có trong màn cấu hình khu vực. </w:t>
            </w:r>
          </w:p>
          <w:p w:rsidR="00000000" w:rsidDel="00000000" w:rsidP="00000000" w:rsidRDefault="00000000" w:rsidRPr="00000000" w14:paraId="0000051E">
            <w:pPr>
              <w:widowControl w:val="0"/>
              <w:spacing w:after="0" w:line="276" w:lineRule="auto"/>
              <w:rPr>
                <w:color w:val="000000"/>
                <w:sz w:val="24"/>
                <w:szCs w:val="24"/>
              </w:rPr>
            </w:pPr>
            <w:r w:rsidDel="00000000" w:rsidR="00000000" w:rsidRPr="00000000">
              <w:rPr>
                <w:color w:val="000000"/>
                <w:sz w:val="24"/>
                <w:szCs w:val="24"/>
                <w:rtl w:val="0"/>
              </w:rPr>
              <w:t xml:space="preserve">Cho phép chọn nhiều giá trị, theo điều kiện OR. </w:t>
            </w:r>
          </w:p>
        </w:tc>
      </w:tr>
      <w:tr>
        <w:trPr>
          <w:cantSplit w:val="0"/>
          <w:trHeight w:val="2266.6113281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after="0" w:line="276" w:lineRule="auto"/>
              <w:jc w:val="right"/>
              <w:rPr>
                <w:color w:val="000000"/>
                <w:sz w:val="24"/>
                <w:szCs w:val="24"/>
              </w:rPr>
            </w:pPr>
            <w:r w:rsidDel="00000000" w:rsidR="00000000" w:rsidRPr="00000000">
              <w:rPr>
                <w:color w:val="000000"/>
                <w:sz w:val="24"/>
                <w:szCs w:val="24"/>
                <w:rtl w:val="0"/>
              </w:rPr>
              <w:t xml:space="preserve">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after="0" w:line="276" w:lineRule="auto"/>
              <w:rPr>
                <w:color w:val="000000"/>
                <w:sz w:val="24"/>
                <w:szCs w:val="24"/>
              </w:rPr>
            </w:pPr>
            <w:r w:rsidDel="00000000" w:rsidR="00000000" w:rsidRPr="00000000">
              <w:rPr>
                <w:color w:val="000000"/>
                <w:sz w:val="24"/>
                <w:szCs w:val="24"/>
                <w:rtl w:val="0"/>
              </w:rPr>
              <w:t xml:space="preserve">Bộ lọc “Tình trạng phê duyệt”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after="0" w:line="276" w:lineRule="auto"/>
              <w:rPr>
                <w:color w:val="000000"/>
                <w:sz w:val="24"/>
                <w:szCs w:val="24"/>
              </w:rPr>
            </w:pPr>
            <w:r w:rsidDel="00000000" w:rsidR="00000000" w:rsidRPr="00000000">
              <w:rPr>
                <w:color w:val="000000"/>
                <w:sz w:val="24"/>
                <w:szCs w:val="24"/>
                <w:rtl w:val="0"/>
              </w:rPr>
              <w:t xml:space="preserve">Dropdown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after="0" w:line="276" w:lineRule="auto"/>
              <w:rPr>
                <w:color w:val="000000"/>
                <w:sz w:val="24"/>
                <w:szCs w:val="24"/>
              </w:rPr>
            </w:pPr>
            <w:r w:rsidDel="00000000" w:rsidR="00000000" w:rsidRPr="00000000">
              <w:rPr>
                <w:color w:val="000000"/>
                <w:sz w:val="24"/>
                <w:szCs w:val="24"/>
                <w:rtl w:val="0"/>
              </w:rPr>
              <w:t xml:space="preserve">Placeholder “Tình trạng phê duyệt”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24">
            <w:pPr>
              <w:widowControl w:val="0"/>
              <w:spacing w:after="0" w:line="276" w:lineRule="auto"/>
              <w:rPr>
                <w:color w:val="000000"/>
                <w:sz w:val="24"/>
                <w:szCs w:val="24"/>
              </w:rPr>
            </w:pPr>
            <w:r w:rsidDel="00000000" w:rsidR="00000000" w:rsidRPr="00000000">
              <w:rPr>
                <w:color w:val="000000"/>
                <w:sz w:val="24"/>
                <w:szCs w:val="24"/>
                <w:rtl w:val="0"/>
              </w:rPr>
              <w:t xml:space="preserve">Lọc theo trạng thái phê duyệt.</w:t>
              <w:br w:type="textWrapping"/>
              <w:t xml:space="preserve">Giá trị trong dropdown - các trạng thái phê duyệt:</w:t>
              <w:br w:type="textWrapping"/>
              <w:t xml:space="preserve">+ Nháp</w:t>
              <w:br w:type="textWrapping"/>
              <w:t xml:space="preserve">+ Chờ phê duyệt</w:t>
              <w:br w:type="textWrapping"/>
              <w:t xml:space="preserve">+ Đã phê duyệt</w:t>
              <w:br w:type="textWrapping"/>
              <w:t xml:space="preserve">+ Từ </w:t>
            </w:r>
            <w:r w:rsidDel="00000000" w:rsidR="00000000" w:rsidRPr="00000000">
              <w:rPr>
                <w:color w:val="000000"/>
                <w:sz w:val="24"/>
                <w:szCs w:val="24"/>
                <w:rtl w:val="0"/>
              </w:rPr>
              <w:t xml:space="preserve">chối</w:t>
            </w:r>
            <w:r w:rsidDel="00000000" w:rsidR="00000000" w:rsidRPr="00000000">
              <w:rPr>
                <w:color w:val="000000"/>
                <w:sz w:val="24"/>
                <w:szCs w:val="24"/>
                <w:rtl w:val="0"/>
              </w:rPr>
              <w:t xml:space="preserve"> duyệt</w:t>
              <w:br w:type="textWrapping"/>
              <w:t xml:space="preserve">Cho phép chọn nhiều giá trị, theo điều kiện OR.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after="0" w:line="276" w:lineRule="auto"/>
              <w:jc w:val="right"/>
              <w:rPr>
                <w:color w:val="000000"/>
                <w:sz w:val="24"/>
                <w:szCs w:val="24"/>
              </w:rPr>
            </w:pPr>
            <w:r w:rsidDel="00000000" w:rsidR="00000000" w:rsidRPr="00000000">
              <w:rPr>
                <w:color w:val="000000"/>
                <w:sz w:val="24"/>
                <w:szCs w:val="24"/>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after="0" w:line="276" w:lineRule="auto"/>
              <w:rPr>
                <w:color w:val="000000"/>
                <w:sz w:val="24"/>
                <w:szCs w:val="24"/>
              </w:rPr>
            </w:pPr>
            <w:r w:rsidDel="00000000" w:rsidR="00000000" w:rsidRPr="00000000">
              <w:rPr>
                <w:color w:val="000000"/>
                <w:sz w:val="24"/>
                <w:szCs w:val="24"/>
                <w:rtl w:val="0"/>
              </w:rPr>
              <w:t xml:space="preserve">Bộ lọc “Trạng thái”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after="0" w:line="276" w:lineRule="auto"/>
              <w:rPr>
                <w:color w:val="000000"/>
                <w:sz w:val="24"/>
                <w:szCs w:val="24"/>
              </w:rPr>
            </w:pPr>
            <w:r w:rsidDel="00000000" w:rsidR="00000000" w:rsidRPr="00000000">
              <w:rPr>
                <w:color w:val="000000"/>
                <w:sz w:val="24"/>
                <w:szCs w:val="24"/>
                <w:rtl w:val="0"/>
              </w:rPr>
              <w:t xml:space="preserve">Dropdown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after="0" w:line="276" w:lineRule="auto"/>
              <w:rPr>
                <w:color w:val="000000"/>
                <w:sz w:val="24"/>
                <w:szCs w:val="24"/>
              </w:rPr>
            </w:pPr>
            <w:r w:rsidDel="00000000" w:rsidR="00000000" w:rsidRPr="00000000">
              <w:rPr>
                <w:color w:val="000000"/>
                <w:sz w:val="24"/>
                <w:szCs w:val="24"/>
                <w:rtl w:val="0"/>
              </w:rPr>
              <w:t xml:space="preserve">Placeholder “Trạng thái”</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2A">
            <w:pPr>
              <w:widowControl w:val="0"/>
              <w:spacing w:after="0" w:line="276" w:lineRule="auto"/>
              <w:rPr>
                <w:color w:val="000000"/>
                <w:sz w:val="24"/>
                <w:szCs w:val="24"/>
              </w:rPr>
            </w:pPr>
            <w:r w:rsidDel="00000000" w:rsidR="00000000" w:rsidRPr="00000000">
              <w:rPr>
                <w:color w:val="000000"/>
                <w:sz w:val="24"/>
                <w:szCs w:val="24"/>
                <w:rtl w:val="0"/>
              </w:rPr>
              <w:t xml:space="preserve">- Cho phép lọc danh sách gói bán theo trạng thái hoạt động. </w:t>
              <w:br w:type="textWrapping"/>
              <w:t xml:space="preserve">- Các trạng thái của gói bán:</w:t>
              <w:br w:type="textWrapping"/>
              <w:t xml:space="preserve">+ Hoạt động</w:t>
              <w:br w:type="textWrapping"/>
              <w:t xml:space="preserve">+ Không </w:t>
            </w:r>
            <w:r w:rsidDel="00000000" w:rsidR="00000000" w:rsidRPr="00000000">
              <w:rPr>
                <w:color w:val="000000"/>
                <w:sz w:val="24"/>
                <w:szCs w:val="24"/>
                <w:rtl w:val="0"/>
              </w:rPr>
              <w:t xml:space="preserve">hoạt động</w:t>
            </w:r>
            <w:r w:rsidDel="00000000" w:rsidR="00000000" w:rsidRPr="00000000">
              <w:rPr>
                <w:rtl w:val="0"/>
              </w:rPr>
            </w:r>
          </w:p>
          <w:p w:rsidR="00000000" w:rsidDel="00000000" w:rsidP="00000000" w:rsidRDefault="00000000" w:rsidRPr="00000000" w14:paraId="0000052B">
            <w:pPr>
              <w:widowControl w:val="0"/>
              <w:spacing w:after="0" w:line="276" w:lineRule="auto"/>
              <w:rPr>
                <w:color w:val="000000"/>
                <w:sz w:val="24"/>
                <w:szCs w:val="24"/>
              </w:rPr>
            </w:pPr>
            <w:r w:rsidDel="00000000" w:rsidR="00000000" w:rsidRPr="00000000">
              <w:rPr>
                <w:color w:val="000000"/>
                <w:sz w:val="24"/>
                <w:szCs w:val="24"/>
                <w:rtl w:val="0"/>
              </w:rPr>
              <w:t xml:space="preserve">Cho phép chọn một giá trị.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after="0" w:line="276" w:lineRule="auto"/>
              <w:jc w:val="right"/>
              <w:rPr>
                <w:color w:val="000000"/>
                <w:sz w:val="24"/>
                <w:szCs w:val="24"/>
              </w:rPr>
            </w:pPr>
            <w:r w:rsidDel="00000000" w:rsidR="00000000" w:rsidRPr="00000000">
              <w:rPr>
                <w:color w:val="000000"/>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color w:val="000000"/>
                <w:sz w:val="24"/>
                <w:szCs w:val="24"/>
              </w:rPr>
            </w:pPr>
            <w:r w:rsidDel="00000000" w:rsidR="00000000" w:rsidRPr="00000000">
              <w:rPr>
                <w:color w:val="000000"/>
                <w:sz w:val="24"/>
                <w:szCs w:val="24"/>
                <w:rtl w:val="0"/>
              </w:rPr>
              <w:t xml:space="preserve">Bộ lọc “Nguồn tạo chính sách giá”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after="0" w:line="276" w:lineRule="auto"/>
              <w:rPr>
                <w:color w:val="000000"/>
                <w:sz w:val="24"/>
                <w:szCs w:val="24"/>
              </w:rPr>
            </w:pPr>
            <w:r w:rsidDel="00000000" w:rsidR="00000000" w:rsidRPr="00000000">
              <w:rPr>
                <w:color w:val="000000"/>
                <w:sz w:val="24"/>
                <w:szCs w:val="24"/>
                <w:rtl w:val="0"/>
              </w:rPr>
              <w:t xml:space="preserve">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after="0" w:line="276" w:lineRule="auto"/>
              <w:rPr>
                <w:color w:val="000000"/>
                <w:sz w:val="24"/>
                <w:szCs w:val="24"/>
              </w:rPr>
            </w:pPr>
            <w:r w:rsidDel="00000000" w:rsidR="00000000" w:rsidRPr="00000000">
              <w:rPr>
                <w:color w:val="000000"/>
                <w:sz w:val="24"/>
                <w:szCs w:val="24"/>
                <w:rtl w:val="0"/>
              </w:rPr>
              <w:t xml:space="preserve">Placeholder “Nguồn tạo chính sách giá”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31">
            <w:pPr>
              <w:widowControl w:val="0"/>
              <w:spacing w:after="0" w:line="276" w:lineRule="auto"/>
              <w:rPr>
                <w:color w:val="000000"/>
                <w:sz w:val="24"/>
                <w:szCs w:val="24"/>
              </w:rPr>
            </w:pPr>
            <w:r w:rsidDel="00000000" w:rsidR="00000000" w:rsidRPr="00000000">
              <w:rPr>
                <w:color w:val="000000"/>
                <w:sz w:val="24"/>
                <w:szCs w:val="24"/>
                <w:rtl w:val="0"/>
              </w:rPr>
              <w:t xml:space="preserve">Lọc theo nguồn hệ thống tạo ra chính sách.</w:t>
              <w:br w:type="textWrapping"/>
              <w:t xml:space="preserve">Các nguồn tạo chính sách giá: </w:t>
              <w:br w:type="textWrapping"/>
              <w:t xml:space="preserve">- ECOM </w:t>
              <w:br w:type="textWrapping"/>
              <w:t xml:space="preserve">- IBB</w:t>
              <w:br w:type="textWrapping"/>
              <w:t xml:space="preserve">Cho phép chọn nhiều giá trị, theo điều kiện OR. </w:t>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after="0" w:line="276" w:lineRule="auto"/>
              <w:jc w:val="right"/>
              <w:rPr>
                <w:color w:val="000000"/>
                <w:sz w:val="24"/>
                <w:szCs w:val="24"/>
              </w:rPr>
            </w:pPr>
            <w:r w:rsidDel="00000000" w:rsidR="00000000" w:rsidRPr="00000000">
              <w:rPr>
                <w:color w:val="000000"/>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after="0" w:line="276" w:lineRule="auto"/>
              <w:rPr>
                <w:color w:val="000000"/>
                <w:sz w:val="24"/>
                <w:szCs w:val="24"/>
              </w:rPr>
            </w:pPr>
            <w:r w:rsidDel="00000000" w:rsidR="00000000" w:rsidRPr="00000000">
              <w:rPr>
                <w:color w:val="000000"/>
                <w:sz w:val="24"/>
                <w:szCs w:val="24"/>
                <w:rtl w:val="0"/>
              </w:rPr>
              <w:t xml:space="preserve">Button “Xoá bộ lọc”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37">
            <w:pPr>
              <w:widowControl w:val="0"/>
              <w:spacing w:after="0" w:line="276" w:lineRule="auto"/>
              <w:rPr>
                <w:color w:val="000000"/>
                <w:sz w:val="24"/>
                <w:szCs w:val="24"/>
              </w:rPr>
            </w:pPr>
            <w:r w:rsidDel="00000000" w:rsidR="00000000" w:rsidRPr="00000000">
              <w:rPr>
                <w:color w:val="000000"/>
                <w:sz w:val="24"/>
                <w:szCs w:val="24"/>
                <w:rtl w:val="0"/>
              </w:rPr>
              <w:t xml:space="preserve">Xoá toàn bộ filter và trả về giá trị khởi tạo là hiển thị màn hình danh sách tất cả kết quả.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after="0" w:line="276" w:lineRule="auto"/>
              <w:jc w:val="right"/>
              <w:rPr>
                <w:color w:val="000000"/>
                <w:sz w:val="24"/>
                <w:szCs w:val="24"/>
              </w:rPr>
            </w:pPr>
            <w:r w:rsidDel="00000000" w:rsidR="00000000" w:rsidRPr="00000000">
              <w:rPr>
                <w:color w:val="000000"/>
                <w:sz w:val="24"/>
                <w:szCs w:val="24"/>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after="0" w:line="276" w:lineRule="auto"/>
              <w:rPr>
                <w:color w:val="000000"/>
                <w:sz w:val="24"/>
                <w:szCs w:val="24"/>
              </w:rPr>
            </w:pPr>
            <w:r w:rsidDel="00000000" w:rsidR="00000000" w:rsidRPr="00000000">
              <w:rPr>
                <w:color w:val="000000"/>
                <w:sz w:val="24"/>
                <w:szCs w:val="24"/>
                <w:rtl w:val="0"/>
              </w:rPr>
              <w:t xml:space="preserve">Button “Áp dụng bộ lọc”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after="0" w:line="276" w:lineRule="auto"/>
              <w:rPr>
                <w:color w:val="000000"/>
                <w:sz w:val="24"/>
                <w:szCs w:val="24"/>
              </w:rPr>
            </w:pPr>
            <w:r w:rsidDel="00000000" w:rsidR="00000000" w:rsidRPr="00000000">
              <w:rPr>
                <w:color w:val="000000"/>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3D">
            <w:pPr>
              <w:widowControl w:val="0"/>
              <w:spacing w:after="0" w:line="276" w:lineRule="auto"/>
              <w:rPr>
                <w:color w:val="000000"/>
                <w:sz w:val="24"/>
                <w:szCs w:val="24"/>
              </w:rPr>
            </w:pPr>
            <w:r w:rsidDel="00000000" w:rsidR="00000000" w:rsidRPr="00000000">
              <w:rPr>
                <w:color w:val="000000"/>
                <w:sz w:val="24"/>
                <w:szCs w:val="24"/>
                <w:rtl w:val="0"/>
              </w:rPr>
              <w:t xml:space="preserve">Áp dụng bộ lọc hiện tại để tìm kiếm danh sách </w:t>
            </w:r>
            <w:r w:rsidDel="00000000" w:rsidR="00000000" w:rsidRPr="00000000">
              <w:rPr>
                <w:color w:val="000000"/>
                <w:sz w:val="24"/>
                <w:szCs w:val="24"/>
                <w:rtl w:val="0"/>
              </w:rPr>
              <w:t xml:space="preserve">giá</w:t>
            </w:r>
            <w:r w:rsidDel="00000000" w:rsidR="00000000" w:rsidRPr="00000000">
              <w:rPr>
                <w:color w:val="000000"/>
                <w:sz w:val="24"/>
                <w:szCs w:val="24"/>
                <w:rtl w:val="0"/>
              </w:rPr>
              <w:t xml:space="preserve">. </w:t>
              <w:br w:type="textWrapping"/>
              <w:t xml:space="preserve">Điều kiện lọc giữa các bộ filter là AND. </w:t>
              <w:br w:type="textWrapping"/>
              <w:t xml:space="preserve">Click button trả kết quả tìm kiếm theo bộ lọc. </w:t>
            </w:r>
          </w:p>
        </w:tc>
      </w:tr>
      <w:tr>
        <w:trPr>
          <w:cantSplit w:val="0"/>
          <w:trHeight w:val="449"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after="0" w:line="276" w:lineRule="auto"/>
              <w:rPr>
                <w:color w:val="000000"/>
                <w:sz w:val="24"/>
                <w:szCs w:val="24"/>
              </w:rPr>
            </w:pPr>
            <w:r w:rsidDel="00000000" w:rsidR="00000000" w:rsidRPr="00000000">
              <w:rPr>
                <w:color w:val="000000"/>
                <w:sz w:val="24"/>
                <w:szCs w:val="24"/>
                <w:rtl w:val="0"/>
              </w:rPr>
              <w:t xml:space="preserve">Bảng danh sách giá bán sản phẩm</w:t>
            </w:r>
          </w:p>
        </w:tc>
      </w:tr>
      <w:tr>
        <w:trPr>
          <w:cantSplit w:val="0"/>
          <w:trHeight w:val="449" w:hRule="atLeast"/>
          <w:tblHeader w:val="0"/>
        </w:trPr>
        <w:tc>
          <w:tcPr>
            <w:tcBorders>
              <w:top w:color="cccccc" w:space="0" w:sz="6" w:val="single"/>
              <w:right w:color="cccccc" w:space="0" w:sz="6" w:val="single"/>
            </w:tcBorders>
            <w:shd w:fill="ffffff" w:val="clear"/>
            <w:vAlign w:val="center"/>
          </w:tcPr>
          <w:p w:rsidR="00000000" w:rsidDel="00000000" w:rsidP="00000000" w:rsidRDefault="00000000" w:rsidRPr="00000000" w14:paraId="00000544">
            <w:pPr>
              <w:spacing w:after="60" w:before="60" w:line="276" w:lineRule="auto"/>
              <w:jc w:val="center"/>
              <w:rPr>
                <w:color w:val="000000"/>
                <w:sz w:val="24"/>
                <w:szCs w:val="24"/>
              </w:rPr>
            </w:pPr>
            <w:r w:rsidDel="00000000" w:rsidR="00000000" w:rsidRPr="00000000">
              <w:rPr>
                <w:color w:val="000000"/>
                <w:sz w:val="24"/>
                <w:szCs w:val="24"/>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after="0" w:line="276" w:lineRule="auto"/>
              <w:rPr>
                <w:color w:val="000000"/>
                <w:sz w:val="24"/>
                <w:szCs w:val="24"/>
              </w:rPr>
            </w:pPr>
            <w:r w:rsidDel="00000000" w:rsidR="00000000" w:rsidRPr="00000000">
              <w:rPr>
                <w:color w:val="000000"/>
                <w:sz w:val="24"/>
                <w:szCs w:val="24"/>
                <w:rtl w:val="0"/>
              </w:rPr>
              <w:t xml:space="preserve">Tên giá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49">
            <w:pPr>
              <w:widowControl w:val="0"/>
              <w:spacing w:after="0" w:line="276" w:lineRule="auto"/>
              <w:rPr>
                <w:color w:val="000000"/>
                <w:sz w:val="24"/>
                <w:szCs w:val="24"/>
              </w:rPr>
            </w:pPr>
            <w:r w:rsidDel="00000000" w:rsidR="00000000" w:rsidRPr="00000000">
              <w:rPr>
                <w:color w:val="000000"/>
                <w:sz w:val="24"/>
                <w:szCs w:val="24"/>
                <w:rtl w:val="0"/>
              </w:rPr>
              <w:t xml:space="preserve">Tên giá bán hiển thị.</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4A">
            <w:pPr>
              <w:spacing w:after="60" w:before="60" w:line="276" w:lineRule="auto"/>
              <w:jc w:val="center"/>
              <w:rPr>
                <w:color w:val="000000"/>
                <w:sz w:val="24"/>
                <w:szCs w:val="24"/>
              </w:rPr>
            </w:pPr>
            <w:r w:rsidDel="00000000" w:rsidR="00000000" w:rsidRPr="00000000">
              <w:rPr>
                <w:color w:val="000000"/>
                <w:sz w:val="24"/>
                <w:szCs w:val="24"/>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after="0" w:line="276" w:lineRule="auto"/>
              <w:rPr>
                <w:color w:val="000000"/>
                <w:sz w:val="24"/>
                <w:szCs w:val="24"/>
              </w:rPr>
            </w:pPr>
            <w:r w:rsidDel="00000000" w:rsidR="00000000" w:rsidRPr="00000000">
              <w:rPr>
                <w:color w:val="000000"/>
                <w:sz w:val="24"/>
                <w:szCs w:val="24"/>
                <w:rtl w:val="0"/>
              </w:rPr>
              <w:t xml:space="preserve">Tên Gói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4F">
            <w:pPr>
              <w:widowControl w:val="0"/>
              <w:spacing w:after="0" w:line="276" w:lineRule="auto"/>
              <w:rPr>
                <w:color w:val="000000"/>
                <w:sz w:val="24"/>
                <w:szCs w:val="24"/>
              </w:rPr>
            </w:pPr>
            <w:r w:rsidDel="00000000" w:rsidR="00000000" w:rsidRPr="00000000">
              <w:rPr>
                <w:color w:val="000000"/>
                <w:sz w:val="24"/>
                <w:szCs w:val="24"/>
                <w:rtl w:val="0"/>
              </w:rPr>
              <w:t xml:space="preserve">Tên gói bán tương ứng</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50">
            <w:pPr>
              <w:spacing w:after="60" w:before="60" w:line="276" w:lineRule="auto"/>
              <w:jc w:val="center"/>
              <w:rPr>
                <w:color w:val="000000"/>
                <w:sz w:val="24"/>
                <w:szCs w:val="24"/>
              </w:rPr>
            </w:pPr>
            <w:r w:rsidDel="00000000" w:rsidR="00000000" w:rsidRPr="00000000">
              <w:rPr>
                <w:color w:val="000000"/>
                <w:sz w:val="24"/>
                <w:szCs w:val="24"/>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after="0" w:line="276" w:lineRule="auto"/>
              <w:rPr>
                <w:color w:val="000000"/>
                <w:sz w:val="24"/>
                <w:szCs w:val="24"/>
              </w:rPr>
            </w:pPr>
            <w:r w:rsidDel="00000000" w:rsidR="00000000" w:rsidRPr="00000000">
              <w:rPr>
                <w:color w:val="000000"/>
                <w:sz w:val="24"/>
                <w:szCs w:val="24"/>
                <w:rtl w:val="0"/>
              </w:rPr>
              <w:t xml:space="preserve">Kênh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55">
            <w:pPr>
              <w:widowControl w:val="0"/>
              <w:spacing w:after="0" w:line="276" w:lineRule="auto"/>
              <w:rPr>
                <w:color w:val="000000"/>
                <w:sz w:val="24"/>
                <w:szCs w:val="24"/>
              </w:rPr>
            </w:pPr>
            <w:r w:rsidDel="00000000" w:rsidR="00000000" w:rsidRPr="00000000">
              <w:rPr>
                <w:color w:val="000000"/>
                <w:sz w:val="24"/>
                <w:szCs w:val="24"/>
                <w:rtl w:val="0"/>
              </w:rPr>
              <w:t xml:space="preserve">Kênh bán áp dụng cho giá bán</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56">
            <w:pPr>
              <w:spacing w:after="60" w:before="60" w:line="276" w:lineRule="auto"/>
              <w:jc w:val="center"/>
              <w:rPr>
                <w:color w:val="000000"/>
                <w:sz w:val="24"/>
                <w:szCs w:val="24"/>
              </w:rPr>
            </w:pPr>
            <w:r w:rsidDel="00000000" w:rsidR="00000000" w:rsidRPr="00000000">
              <w:rPr>
                <w:color w:val="000000"/>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after="0" w:line="276" w:lineRule="auto"/>
              <w:rPr>
                <w:color w:val="000000"/>
                <w:sz w:val="24"/>
                <w:szCs w:val="24"/>
              </w:rPr>
            </w:pPr>
            <w:r w:rsidDel="00000000" w:rsidR="00000000" w:rsidRPr="00000000">
              <w:rPr>
                <w:color w:val="000000"/>
                <w:sz w:val="24"/>
                <w:szCs w:val="24"/>
                <w:rtl w:val="0"/>
              </w:rPr>
              <w:t xml:space="preserve">Khu vực áp dụng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5B">
            <w:pPr>
              <w:widowControl w:val="0"/>
              <w:spacing w:after="0" w:line="276" w:lineRule="auto"/>
              <w:rPr>
                <w:color w:val="000000"/>
                <w:sz w:val="24"/>
                <w:szCs w:val="24"/>
              </w:rPr>
            </w:pPr>
            <w:r w:rsidDel="00000000" w:rsidR="00000000" w:rsidRPr="00000000">
              <w:rPr>
                <w:color w:val="000000"/>
                <w:sz w:val="24"/>
                <w:szCs w:val="24"/>
                <w:rtl w:val="0"/>
              </w:rPr>
              <w:t xml:space="preserve">Danh sách khu vực áp dụng.</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5C">
            <w:pPr>
              <w:spacing w:after="60" w:before="60" w:line="276" w:lineRule="auto"/>
              <w:jc w:val="center"/>
              <w:rPr>
                <w:color w:val="000000"/>
                <w:sz w:val="24"/>
                <w:szCs w:val="24"/>
              </w:rPr>
            </w:pPr>
            <w:r w:rsidDel="00000000" w:rsidR="00000000" w:rsidRPr="00000000">
              <w:rPr>
                <w:color w:val="000000"/>
                <w:sz w:val="24"/>
                <w:szCs w:val="24"/>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after="0" w:line="276" w:lineRule="auto"/>
              <w:rPr>
                <w:color w:val="000000"/>
                <w:sz w:val="24"/>
                <w:szCs w:val="24"/>
              </w:rPr>
            </w:pPr>
            <w:r w:rsidDel="00000000" w:rsidR="00000000" w:rsidRPr="00000000">
              <w:rPr>
                <w:color w:val="000000"/>
                <w:sz w:val="24"/>
                <w:szCs w:val="24"/>
                <w:rtl w:val="0"/>
              </w:rPr>
              <w:t xml:space="preserve">Giá bán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61">
            <w:pPr>
              <w:widowControl w:val="0"/>
              <w:spacing w:after="0" w:line="276" w:lineRule="auto"/>
              <w:rPr>
                <w:color w:val="000000"/>
                <w:sz w:val="24"/>
                <w:szCs w:val="24"/>
              </w:rPr>
            </w:pPr>
            <w:r w:rsidDel="00000000" w:rsidR="00000000" w:rsidRPr="00000000">
              <w:rPr>
                <w:color w:val="000000"/>
                <w:sz w:val="24"/>
                <w:szCs w:val="24"/>
                <w:rtl w:val="0"/>
              </w:rPr>
              <w:t xml:space="preserve">Giá bán (VNĐ).</w:t>
              <w:br w:type="textWrapping"/>
              <w:t xml:space="preserve">Hiển thị giá thấp nhất của mã chính sách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62">
            <w:pPr>
              <w:spacing w:after="60" w:before="60" w:line="276" w:lineRule="auto"/>
              <w:jc w:val="center"/>
              <w:rPr>
                <w:color w:val="000000"/>
                <w:sz w:val="24"/>
                <w:szCs w:val="24"/>
              </w:rPr>
            </w:pPr>
            <w:r w:rsidDel="00000000" w:rsidR="00000000" w:rsidRPr="00000000">
              <w:rPr>
                <w:color w:val="000000"/>
                <w:sz w:val="24"/>
                <w:szCs w:val="24"/>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after="0" w:line="276" w:lineRule="auto"/>
              <w:rPr>
                <w:color w:val="000000"/>
                <w:sz w:val="24"/>
                <w:szCs w:val="24"/>
              </w:rPr>
            </w:pPr>
            <w:r w:rsidDel="00000000" w:rsidR="00000000" w:rsidRPr="00000000">
              <w:rPr>
                <w:color w:val="000000"/>
                <w:sz w:val="24"/>
                <w:szCs w:val="24"/>
                <w:rtl w:val="0"/>
              </w:rPr>
              <w:t xml:space="preserve">Mã chính sách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67">
            <w:pPr>
              <w:widowControl w:val="0"/>
              <w:spacing w:after="0" w:line="276" w:lineRule="auto"/>
              <w:rPr>
                <w:color w:val="000000"/>
                <w:sz w:val="24"/>
                <w:szCs w:val="24"/>
              </w:rPr>
            </w:pPr>
            <w:r w:rsidDel="00000000" w:rsidR="00000000" w:rsidRPr="00000000">
              <w:rPr>
                <w:color w:val="000000"/>
                <w:sz w:val="24"/>
                <w:szCs w:val="24"/>
                <w:rtl w:val="0"/>
              </w:rPr>
              <w:t xml:space="preserve">Mã định danh chính sách giá.</w:t>
              <w:br w:type="textWrapping"/>
              <w:t xml:space="preserve">Mỗi giá bán tương ứng 1 mã chính sách.</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68">
            <w:pPr>
              <w:spacing w:after="60" w:before="60" w:line="276" w:lineRule="auto"/>
              <w:jc w:val="center"/>
              <w:rPr>
                <w:color w:val="000000"/>
                <w:sz w:val="24"/>
                <w:szCs w:val="24"/>
              </w:rPr>
            </w:pPr>
            <w:r w:rsidDel="00000000" w:rsidR="00000000" w:rsidRPr="00000000">
              <w:rPr>
                <w:color w:val="000000"/>
                <w:sz w:val="24"/>
                <w:szCs w:val="24"/>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after="0" w:line="276" w:lineRule="auto"/>
              <w:rPr>
                <w:color w:val="000000"/>
                <w:sz w:val="24"/>
                <w:szCs w:val="24"/>
              </w:rPr>
            </w:pPr>
            <w:r w:rsidDel="00000000" w:rsidR="00000000" w:rsidRPr="00000000">
              <w:rPr>
                <w:color w:val="000000"/>
                <w:sz w:val="24"/>
                <w:szCs w:val="24"/>
                <w:rtl w:val="0"/>
              </w:rPr>
              <w:t xml:space="preserve">Trạng thái hoạt động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6D">
            <w:pPr>
              <w:widowControl w:val="0"/>
              <w:spacing w:after="0" w:line="276" w:lineRule="auto"/>
              <w:rPr>
                <w:color w:val="000000"/>
                <w:sz w:val="24"/>
                <w:szCs w:val="24"/>
              </w:rPr>
            </w:pPr>
            <w:r w:rsidDel="00000000" w:rsidR="00000000" w:rsidRPr="00000000">
              <w:rPr>
                <w:color w:val="000000"/>
                <w:sz w:val="24"/>
                <w:szCs w:val="24"/>
                <w:rtl w:val="0"/>
              </w:rPr>
              <w:t xml:space="preserve">Lấy từ trạng thái Hoạt động của giá bán </w:t>
              <w:br w:type="textWrapping"/>
              <w:t xml:space="preserve">Trạng thái hoạt động sẽ tự động off khi thời gian &gt; ngày kết thúc (tức là giá bán đã hết hạn sử dụng). </w:t>
            </w:r>
          </w:p>
        </w:tc>
      </w:tr>
      <w:tr>
        <w:trPr>
          <w:cantSplit w:val="0"/>
          <w:trHeight w:val="810" w:hRule="atLeast"/>
          <w:tblHeader w:val="0"/>
        </w:trPr>
        <w:tc>
          <w:tcPr>
            <w:tcBorders>
              <w:right w:color="cccccc" w:space="0" w:sz="6" w:val="single"/>
            </w:tcBorders>
            <w:shd w:fill="ffffff" w:val="clear"/>
            <w:vAlign w:val="center"/>
          </w:tcPr>
          <w:p w:rsidR="00000000" w:rsidDel="00000000" w:rsidP="00000000" w:rsidRDefault="00000000" w:rsidRPr="00000000" w14:paraId="0000056E">
            <w:pPr>
              <w:spacing w:after="60" w:before="60" w:line="276" w:lineRule="auto"/>
              <w:jc w:val="center"/>
              <w:rPr>
                <w:color w:val="000000"/>
                <w:sz w:val="24"/>
                <w:szCs w:val="24"/>
              </w:rPr>
            </w:pPr>
            <w:r w:rsidDel="00000000" w:rsidR="00000000" w:rsidRPr="00000000">
              <w:rPr>
                <w:color w:val="000000"/>
                <w:sz w:val="24"/>
                <w:szCs w:val="24"/>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after="0" w:line="276" w:lineRule="auto"/>
              <w:rPr>
                <w:color w:val="000000"/>
                <w:sz w:val="24"/>
                <w:szCs w:val="24"/>
              </w:rPr>
            </w:pPr>
            <w:r w:rsidDel="00000000" w:rsidR="00000000" w:rsidRPr="00000000">
              <w:rPr>
                <w:color w:val="000000"/>
                <w:sz w:val="24"/>
                <w:szCs w:val="24"/>
                <w:rtl w:val="0"/>
              </w:rPr>
              <w:t xml:space="preserve">Trạng thái phê duyệt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73">
            <w:pPr>
              <w:widowControl w:val="0"/>
              <w:spacing w:after="0" w:line="276" w:lineRule="auto"/>
              <w:rPr>
                <w:color w:val="000000"/>
                <w:sz w:val="24"/>
                <w:szCs w:val="24"/>
              </w:rPr>
            </w:pPr>
            <w:r w:rsidDel="00000000" w:rsidR="00000000" w:rsidRPr="00000000">
              <w:rPr>
                <w:color w:val="000000"/>
                <w:sz w:val="24"/>
                <w:szCs w:val="24"/>
                <w:rtl w:val="0"/>
              </w:rPr>
              <w:t xml:space="preserve">- Trạng thái trong quy trình kiểm soát nghiệp vụ.</w:t>
            </w:r>
          </w:p>
          <w:p w:rsidR="00000000" w:rsidDel="00000000" w:rsidP="00000000" w:rsidRDefault="00000000" w:rsidRPr="00000000" w14:paraId="00000574">
            <w:pPr>
              <w:widowControl w:val="0"/>
              <w:spacing w:after="0" w:line="276" w:lineRule="auto"/>
              <w:rPr>
                <w:color w:val="000000"/>
                <w:sz w:val="24"/>
                <w:szCs w:val="24"/>
              </w:rPr>
            </w:pPr>
            <w:r w:rsidDel="00000000" w:rsidR="00000000" w:rsidRPr="00000000">
              <w:rPr>
                <w:color w:val="000000"/>
                <w:sz w:val="24"/>
                <w:szCs w:val="24"/>
                <w:rtl w:val="0"/>
              </w:rPr>
              <w:t xml:space="preserve">- Lấy từ trạng thái phê duyệt trong giá bán</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75">
            <w:pPr>
              <w:spacing w:after="60" w:before="60" w:line="276" w:lineRule="auto"/>
              <w:jc w:val="center"/>
              <w:rPr>
                <w:color w:val="000000"/>
                <w:sz w:val="24"/>
                <w:szCs w:val="24"/>
              </w:rPr>
            </w:pPr>
            <w:r w:rsidDel="00000000" w:rsidR="00000000" w:rsidRPr="00000000">
              <w:rPr>
                <w:color w:val="000000"/>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after="0" w:line="276" w:lineRule="auto"/>
              <w:rPr>
                <w:color w:val="000000"/>
                <w:sz w:val="24"/>
                <w:szCs w:val="24"/>
              </w:rPr>
            </w:pPr>
            <w:r w:rsidDel="00000000" w:rsidR="00000000" w:rsidRPr="00000000">
              <w:rPr>
                <w:color w:val="000000"/>
                <w:sz w:val="24"/>
                <w:szCs w:val="24"/>
                <w:rtl w:val="0"/>
              </w:rPr>
              <w:t xml:space="preserve">Ngày áp dụng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7A">
            <w:pPr>
              <w:widowControl w:val="0"/>
              <w:spacing w:after="0" w:line="276" w:lineRule="auto"/>
              <w:rPr>
                <w:color w:val="000000"/>
                <w:sz w:val="24"/>
                <w:szCs w:val="24"/>
              </w:rPr>
            </w:pPr>
            <w:r w:rsidDel="00000000" w:rsidR="00000000" w:rsidRPr="00000000">
              <w:rPr>
                <w:color w:val="000000"/>
                <w:sz w:val="24"/>
                <w:szCs w:val="24"/>
                <w:rtl w:val="0"/>
              </w:rPr>
              <w:t xml:space="preserve">Lấy từ Ngày áp dụng cấu hình trong giá bán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7B">
            <w:pPr>
              <w:spacing w:after="60" w:before="60" w:line="276" w:lineRule="auto"/>
              <w:jc w:val="center"/>
              <w:rPr>
                <w:color w:val="000000"/>
                <w:sz w:val="24"/>
                <w:szCs w:val="24"/>
              </w:rPr>
            </w:pPr>
            <w:r w:rsidDel="00000000" w:rsidR="00000000" w:rsidRPr="00000000">
              <w:rPr>
                <w:color w:val="000000"/>
                <w:sz w:val="24"/>
                <w:szCs w:val="24"/>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after="0" w:line="276" w:lineRule="auto"/>
              <w:rPr>
                <w:color w:val="000000"/>
                <w:sz w:val="24"/>
                <w:szCs w:val="24"/>
              </w:rPr>
            </w:pPr>
            <w:r w:rsidDel="00000000" w:rsidR="00000000" w:rsidRPr="00000000">
              <w:rPr>
                <w:color w:val="000000"/>
                <w:sz w:val="24"/>
                <w:szCs w:val="24"/>
                <w:rtl w:val="0"/>
              </w:rPr>
              <w:t xml:space="preserve">Ngày kết thúc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80">
            <w:pPr>
              <w:widowControl w:val="0"/>
              <w:spacing w:after="0" w:line="276" w:lineRule="auto"/>
              <w:rPr>
                <w:color w:val="000000"/>
                <w:sz w:val="24"/>
                <w:szCs w:val="24"/>
              </w:rPr>
            </w:pPr>
            <w:r w:rsidDel="00000000" w:rsidR="00000000" w:rsidRPr="00000000">
              <w:rPr>
                <w:color w:val="000000"/>
                <w:sz w:val="24"/>
                <w:szCs w:val="24"/>
                <w:rtl w:val="0"/>
              </w:rPr>
              <w:t xml:space="preserve">Lấy từ Ngày kết thúc cấu hình trong giá bán </w:t>
            </w:r>
          </w:p>
        </w:tc>
      </w:tr>
      <w:tr>
        <w:trPr>
          <w:cantSplit w:val="0"/>
          <w:trHeight w:val="754.74609375" w:hRule="atLeast"/>
          <w:tblHeader w:val="0"/>
        </w:trPr>
        <w:tc>
          <w:tcPr>
            <w:tcBorders>
              <w:right w:color="cccccc" w:space="0" w:sz="6" w:val="single"/>
            </w:tcBorders>
            <w:shd w:fill="ffffff" w:val="clear"/>
            <w:vAlign w:val="center"/>
          </w:tcPr>
          <w:p w:rsidR="00000000" w:rsidDel="00000000" w:rsidP="00000000" w:rsidRDefault="00000000" w:rsidRPr="00000000" w14:paraId="00000581">
            <w:pPr>
              <w:spacing w:after="60" w:before="60" w:line="276" w:lineRule="auto"/>
              <w:jc w:val="center"/>
              <w:rPr>
                <w:color w:val="000000"/>
                <w:sz w:val="24"/>
                <w:szCs w:val="24"/>
              </w:rPr>
            </w:pPr>
            <w:r w:rsidDel="00000000" w:rsidR="00000000" w:rsidRPr="00000000">
              <w:rPr>
                <w:color w:val="000000"/>
                <w:sz w:val="24"/>
                <w:szCs w:val="24"/>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after="0" w:line="276" w:lineRule="auto"/>
              <w:rPr>
                <w:color w:val="000000"/>
                <w:sz w:val="24"/>
                <w:szCs w:val="24"/>
              </w:rPr>
            </w:pPr>
            <w:r w:rsidDel="00000000" w:rsidR="00000000" w:rsidRPr="00000000">
              <w:rPr>
                <w:color w:val="000000"/>
                <w:sz w:val="24"/>
                <w:szCs w:val="24"/>
                <w:rtl w:val="0"/>
              </w:rPr>
              <w:t xml:space="preserve">Nguồn tạo chính sách giá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86">
            <w:pPr>
              <w:widowControl w:val="0"/>
              <w:spacing w:after="0" w:line="276" w:lineRule="auto"/>
              <w:rPr>
                <w:color w:val="000000"/>
                <w:sz w:val="24"/>
                <w:szCs w:val="24"/>
              </w:rPr>
            </w:pPr>
            <w:r w:rsidDel="00000000" w:rsidR="00000000" w:rsidRPr="00000000">
              <w:rPr>
                <w:color w:val="000000"/>
                <w:sz w:val="24"/>
                <w:szCs w:val="24"/>
                <w:rtl w:val="0"/>
              </w:rPr>
              <w:t xml:space="preserve">Lấy từ Nguồn tạo chính sách trong giá bán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87">
            <w:pPr>
              <w:spacing w:after="60" w:before="60" w:line="276" w:lineRule="auto"/>
              <w:jc w:val="center"/>
              <w:rPr>
                <w:color w:val="000000"/>
                <w:sz w:val="24"/>
                <w:szCs w:val="24"/>
              </w:rPr>
            </w:pPr>
            <w:r w:rsidDel="00000000" w:rsidR="00000000" w:rsidRPr="00000000">
              <w:rPr>
                <w:color w:val="000000"/>
                <w:sz w:val="24"/>
                <w:szCs w:val="24"/>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after="0" w:line="276" w:lineRule="auto"/>
              <w:rPr>
                <w:color w:val="000000"/>
                <w:sz w:val="24"/>
                <w:szCs w:val="24"/>
              </w:rPr>
            </w:pPr>
            <w:r w:rsidDel="00000000" w:rsidR="00000000" w:rsidRPr="00000000">
              <w:rPr>
                <w:color w:val="000000"/>
                <w:sz w:val="24"/>
                <w:szCs w:val="24"/>
                <w:rtl w:val="0"/>
              </w:rPr>
              <w:t xml:space="preserve">Thời gian tạo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8C">
            <w:pPr>
              <w:widowControl w:val="0"/>
              <w:spacing w:after="0" w:line="276" w:lineRule="auto"/>
              <w:rPr>
                <w:color w:val="000000"/>
                <w:sz w:val="24"/>
                <w:szCs w:val="24"/>
              </w:rPr>
            </w:pPr>
            <w:r w:rsidDel="00000000" w:rsidR="00000000" w:rsidRPr="00000000">
              <w:rPr>
                <w:color w:val="000000"/>
                <w:sz w:val="24"/>
                <w:szCs w:val="24"/>
                <w:rtl w:val="0"/>
              </w:rPr>
              <w:t xml:space="preserve">Hiển thị thời gian tạo giá bán (định dạng dd/MM/yyyy HH:mm), định dạng 24h.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8D">
            <w:pPr>
              <w:spacing w:after="60" w:before="60" w:line="276" w:lineRule="auto"/>
              <w:jc w:val="center"/>
              <w:rPr>
                <w:color w:val="000000"/>
                <w:sz w:val="24"/>
                <w:szCs w:val="24"/>
              </w:rPr>
            </w:pPr>
            <w:r w:rsidDel="00000000" w:rsidR="00000000" w:rsidRPr="00000000">
              <w:rPr>
                <w:color w:val="000000"/>
                <w:sz w:val="24"/>
                <w:szCs w:val="24"/>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after="0" w:line="276" w:lineRule="auto"/>
              <w:rPr>
                <w:color w:val="000000"/>
                <w:sz w:val="24"/>
                <w:szCs w:val="24"/>
              </w:rPr>
            </w:pPr>
            <w:r w:rsidDel="00000000" w:rsidR="00000000" w:rsidRPr="00000000">
              <w:rPr>
                <w:color w:val="000000"/>
                <w:sz w:val="24"/>
                <w:szCs w:val="24"/>
                <w:rtl w:val="0"/>
              </w:rPr>
              <w:t xml:space="preserve">Người tạo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after="0" w:line="276" w:lineRule="auto"/>
              <w:rPr>
                <w:color w:val="000000"/>
                <w:sz w:val="24"/>
                <w:szCs w:val="24"/>
              </w:rPr>
            </w:pPr>
            <w:r w:rsidDel="00000000" w:rsidR="00000000" w:rsidRPr="00000000">
              <w:rPr>
                <w:color w:val="000000"/>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92">
            <w:pPr>
              <w:widowControl w:val="0"/>
              <w:spacing w:after="0" w:line="276" w:lineRule="auto"/>
              <w:rPr>
                <w:color w:val="000000"/>
                <w:sz w:val="24"/>
                <w:szCs w:val="24"/>
              </w:rPr>
            </w:pPr>
            <w:r w:rsidDel="00000000" w:rsidR="00000000" w:rsidRPr="00000000">
              <w:rPr>
                <w:color w:val="000000"/>
                <w:sz w:val="24"/>
                <w:szCs w:val="24"/>
                <w:rtl w:val="0"/>
              </w:rPr>
              <w:t xml:space="preserve">Hiển thị username hoặc mã người dùng thực hiện tạo giá bán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93">
            <w:pPr>
              <w:spacing w:after="60" w:before="60" w:line="276" w:lineRule="auto"/>
              <w:jc w:val="center"/>
              <w:rPr>
                <w:color w:val="000000"/>
                <w:sz w:val="24"/>
                <w:szCs w:val="24"/>
              </w:rPr>
            </w:pPr>
            <w:r w:rsidDel="00000000" w:rsidR="00000000" w:rsidRPr="00000000">
              <w:rPr>
                <w:color w:val="000000"/>
                <w:sz w:val="24"/>
                <w:szCs w:val="24"/>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after="0" w:line="276" w:lineRule="auto"/>
              <w:rPr>
                <w:color w:val="000000"/>
                <w:sz w:val="24"/>
                <w:szCs w:val="24"/>
              </w:rPr>
            </w:pPr>
            <w:r w:rsidDel="00000000" w:rsidR="00000000" w:rsidRPr="00000000">
              <w:rPr>
                <w:color w:val="000000"/>
                <w:sz w:val="24"/>
                <w:szCs w:val="24"/>
                <w:rtl w:val="0"/>
              </w:rPr>
              <w:t xml:space="preserve">Thời gian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after="0" w:line="276" w:lineRule="auto"/>
              <w:rPr>
                <w:color w:val="000000"/>
                <w:sz w:val="24"/>
                <w:szCs w:val="24"/>
              </w:rPr>
            </w:pPr>
            <w:r w:rsidDel="00000000" w:rsidR="00000000" w:rsidRPr="00000000">
              <w:rPr>
                <w:color w:val="000000"/>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after="0" w:line="276" w:lineRule="auto"/>
              <w:rPr>
                <w:color w:val="000000"/>
                <w:sz w:val="24"/>
                <w:szCs w:val="24"/>
              </w:rPr>
            </w:pPr>
            <w:r w:rsidDel="00000000" w:rsidR="00000000" w:rsidRPr="00000000">
              <w:rPr>
                <w:color w:val="000000"/>
                <w:sz w:val="24"/>
                <w:szCs w:val="24"/>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after="0" w:line="276" w:lineRule="auto"/>
              <w:rPr>
                <w:color w:val="000000"/>
                <w:sz w:val="24"/>
                <w:szCs w:val="24"/>
              </w:rPr>
            </w:pPr>
            <w:r w:rsidDel="00000000" w:rsidR="00000000" w:rsidRPr="00000000">
              <w:rPr>
                <w:color w:val="000000"/>
                <w:sz w:val="24"/>
                <w:szCs w:val="24"/>
                <w:rtl w:val="0"/>
              </w:rPr>
              <w:t xml:space="preserve">Dữ liệu từ DB</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98">
            <w:pPr>
              <w:widowControl w:val="0"/>
              <w:spacing w:after="0" w:line="276" w:lineRule="auto"/>
              <w:rPr>
                <w:color w:val="000000"/>
                <w:sz w:val="24"/>
                <w:szCs w:val="24"/>
              </w:rPr>
            </w:pPr>
            <w:r w:rsidDel="00000000" w:rsidR="00000000" w:rsidRPr="00000000">
              <w:rPr>
                <w:color w:val="000000"/>
                <w:sz w:val="24"/>
                <w:szCs w:val="24"/>
                <w:rtl w:val="0"/>
              </w:rPr>
              <w:t xml:space="preserve">Hiển thị thời gian cập nhật gần nhất, định dạng dd/MM/yyyy HH:mm, định dạng 24h. </w:t>
              <w:br w:type="textWrapping"/>
              <w:t xml:space="preserve">- Khi cập nhật bất kỳ thay đổi nào → hệ thống tự động cập nhật giá trị mới.</w:t>
              <w:br w:type="textWrapping"/>
              <w:t xml:space="preserve">- Logic sắp xếp mặc định: Thời gian cập nhật DESC (latest → oldest).</w:t>
            </w:r>
          </w:p>
          <w:p w:rsidR="00000000" w:rsidDel="00000000" w:rsidP="00000000" w:rsidRDefault="00000000" w:rsidRPr="00000000" w14:paraId="00000599">
            <w:pPr>
              <w:widowControl w:val="0"/>
              <w:spacing w:after="0" w:line="276" w:lineRule="auto"/>
              <w:rPr>
                <w:color w:val="000000"/>
                <w:sz w:val="24"/>
                <w:szCs w:val="24"/>
              </w:rPr>
            </w:pPr>
            <w:r w:rsidDel="00000000" w:rsidR="00000000" w:rsidRPr="00000000">
              <w:rPr>
                <w:color w:val="000000"/>
                <w:sz w:val="24"/>
                <w:szCs w:val="24"/>
                <w:rtl w:val="0"/>
              </w:rPr>
              <w:t xml:space="preserve">Bao gồm cả action chỉnh sửa và action duyệt</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9A">
            <w:pPr>
              <w:spacing w:after="60" w:before="60" w:line="276" w:lineRule="auto"/>
              <w:jc w:val="center"/>
              <w:rPr>
                <w:color w:val="000000"/>
                <w:sz w:val="24"/>
                <w:szCs w:val="24"/>
              </w:rPr>
            </w:pPr>
            <w:r w:rsidDel="00000000" w:rsidR="00000000" w:rsidRPr="00000000">
              <w:rPr>
                <w:color w:val="000000"/>
                <w:sz w:val="24"/>
                <w:szCs w:val="24"/>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after="0" w:line="276" w:lineRule="auto"/>
              <w:rPr>
                <w:color w:val="000000"/>
                <w:sz w:val="24"/>
                <w:szCs w:val="24"/>
              </w:rPr>
            </w:pPr>
            <w:r w:rsidDel="00000000" w:rsidR="00000000" w:rsidRPr="00000000">
              <w:rPr>
                <w:color w:val="000000"/>
                <w:sz w:val="24"/>
                <w:szCs w:val="24"/>
                <w:rtl w:val="0"/>
              </w:rPr>
              <w:t xml:space="preserve">Người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after="0" w:line="276" w:lineRule="auto"/>
              <w:rPr>
                <w:color w:val="000000"/>
                <w:sz w:val="24"/>
                <w:szCs w:val="24"/>
              </w:rPr>
            </w:pPr>
            <w:r w:rsidDel="00000000" w:rsidR="00000000" w:rsidRPr="00000000">
              <w:rPr>
                <w:color w:val="000000"/>
                <w:sz w:val="24"/>
                <w:szCs w:val="24"/>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after="0" w:line="276" w:lineRule="auto"/>
              <w:rPr>
                <w:color w:val="000000"/>
                <w:sz w:val="24"/>
                <w:szCs w:val="24"/>
              </w:rPr>
            </w:pPr>
            <w:r w:rsidDel="00000000" w:rsidR="00000000" w:rsidRPr="00000000">
              <w:rPr>
                <w:color w:val="000000"/>
                <w:sz w:val="24"/>
                <w:szCs w:val="24"/>
                <w:rtl w:val="0"/>
              </w:rPr>
              <w:t xml:space="preserve">Dữ liệu từ DB</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9F">
            <w:pPr>
              <w:widowControl w:val="0"/>
              <w:spacing w:after="0" w:line="276" w:lineRule="auto"/>
              <w:rPr>
                <w:color w:val="000000"/>
                <w:sz w:val="24"/>
                <w:szCs w:val="24"/>
              </w:rPr>
            </w:pPr>
            <w:r w:rsidDel="00000000" w:rsidR="00000000" w:rsidRPr="00000000">
              <w:rPr>
                <w:color w:val="000000"/>
                <w:sz w:val="24"/>
                <w:szCs w:val="24"/>
                <w:rtl w:val="0"/>
              </w:rPr>
              <w:t xml:space="preserve">Hiển thị username hoặc mã người dùng thực hiện cập nhật gần nhất, bao gồm cả action sửa chỉnh sửa và action duyệt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5A0">
            <w:pPr>
              <w:spacing w:after="60" w:before="60" w:line="276" w:lineRule="auto"/>
              <w:jc w:val="center"/>
              <w:rPr>
                <w:color w:val="000000"/>
                <w:sz w:val="24"/>
                <w:szCs w:val="24"/>
              </w:rPr>
            </w:pPr>
            <w:r w:rsidDel="00000000" w:rsidR="00000000" w:rsidRPr="00000000">
              <w:rPr>
                <w:color w:val="000000"/>
                <w:sz w:val="24"/>
                <w:szCs w:val="24"/>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after="0" w:line="276" w:lineRule="auto"/>
              <w:rPr>
                <w:color w:val="000000"/>
                <w:sz w:val="24"/>
                <w:szCs w:val="24"/>
              </w:rPr>
            </w:pPr>
            <w:r w:rsidDel="00000000" w:rsidR="00000000" w:rsidRPr="00000000">
              <w:rPr>
                <w:color w:val="000000"/>
                <w:sz w:val="24"/>
                <w:szCs w:val="24"/>
                <w:rtl w:val="0"/>
              </w:rPr>
              <w:t xml:space="preserve">Thời gian duyệt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A5">
            <w:pPr>
              <w:widowControl w:val="0"/>
              <w:spacing w:after="0" w:line="276" w:lineRule="auto"/>
              <w:rPr>
                <w:color w:val="000000"/>
                <w:sz w:val="24"/>
                <w:szCs w:val="24"/>
              </w:rPr>
            </w:pPr>
            <w:r w:rsidDel="00000000" w:rsidR="00000000" w:rsidRPr="00000000">
              <w:rPr>
                <w:color w:val="000000"/>
                <w:sz w:val="24"/>
                <w:szCs w:val="24"/>
                <w:rtl w:val="0"/>
              </w:rPr>
              <w:t xml:space="preserve">Hiển thị thời gian tạo giá bán (định dạng dd/MM/yyyy HH:mm), định dạng 24h.</w:t>
            </w:r>
          </w:p>
        </w:tc>
      </w:tr>
      <w:tr>
        <w:trPr>
          <w:cantSplit w:val="0"/>
          <w:trHeight w:val="449" w:hRule="atLeast"/>
          <w:tblHeader w:val="0"/>
        </w:trPr>
        <w:tc>
          <w:tcPr>
            <w:tcBorders>
              <w:bottom w:color="cccccc" w:space="0" w:sz="6" w:val="single"/>
              <w:right w:color="cccccc" w:space="0" w:sz="6" w:val="single"/>
            </w:tcBorders>
            <w:shd w:fill="ffffff" w:val="clear"/>
            <w:vAlign w:val="center"/>
          </w:tcPr>
          <w:p w:rsidR="00000000" w:rsidDel="00000000" w:rsidP="00000000" w:rsidRDefault="00000000" w:rsidRPr="00000000" w14:paraId="000005A6">
            <w:pPr>
              <w:spacing w:after="60" w:before="60" w:line="276" w:lineRule="auto"/>
              <w:jc w:val="center"/>
              <w:rPr>
                <w:color w:val="000000"/>
                <w:sz w:val="24"/>
                <w:szCs w:val="24"/>
              </w:rPr>
            </w:pPr>
            <w:r w:rsidDel="00000000" w:rsidR="00000000" w:rsidRPr="00000000">
              <w:rPr>
                <w:color w:val="000000"/>
                <w:sz w:val="24"/>
                <w:szCs w:val="24"/>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after="0" w:line="276" w:lineRule="auto"/>
              <w:rPr>
                <w:color w:val="000000"/>
                <w:sz w:val="24"/>
                <w:szCs w:val="24"/>
              </w:rPr>
            </w:pPr>
            <w:r w:rsidDel="00000000" w:rsidR="00000000" w:rsidRPr="00000000">
              <w:rPr>
                <w:color w:val="000000"/>
                <w:sz w:val="24"/>
                <w:szCs w:val="24"/>
                <w:rtl w:val="0"/>
              </w:rPr>
              <w:t xml:space="preserve">Người duyệt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AB">
            <w:pPr>
              <w:widowControl w:val="0"/>
              <w:spacing w:after="0" w:line="276" w:lineRule="auto"/>
              <w:rPr>
                <w:color w:val="000000"/>
                <w:sz w:val="24"/>
                <w:szCs w:val="24"/>
              </w:rPr>
            </w:pPr>
            <w:r w:rsidDel="00000000" w:rsidR="00000000" w:rsidRPr="00000000">
              <w:rPr>
                <w:color w:val="000000"/>
                <w:sz w:val="24"/>
                <w:szCs w:val="24"/>
                <w:rtl w:val="0"/>
              </w:rPr>
              <w:t xml:space="preserve">Hiển thị username hoặc mã người dùng thực hiện duyệt giá bán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after="0" w:line="276" w:lineRule="auto"/>
              <w:jc w:val="right"/>
              <w:rPr>
                <w:color w:val="000000"/>
                <w:sz w:val="24"/>
                <w:szCs w:val="24"/>
              </w:rPr>
            </w:pPr>
            <w:r w:rsidDel="00000000" w:rsidR="00000000" w:rsidRPr="00000000">
              <w:rPr>
                <w:color w:val="000000"/>
                <w:sz w:val="24"/>
                <w:szCs w:val="24"/>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after="0" w:line="276" w:lineRule="auto"/>
              <w:rPr>
                <w:color w:val="000000"/>
                <w:sz w:val="24"/>
                <w:szCs w:val="24"/>
              </w:rPr>
            </w:pPr>
            <w:r w:rsidDel="00000000" w:rsidR="00000000" w:rsidRPr="00000000">
              <w:rPr>
                <w:color w:val="000000"/>
                <w:sz w:val="24"/>
                <w:szCs w:val="24"/>
                <w:rtl w:val="0"/>
              </w:rPr>
              <w:t xml:space="preserve">Nút hành động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1">
            <w:pPr>
              <w:widowControl w:val="0"/>
              <w:spacing w:after="0" w:line="276" w:lineRule="auto"/>
              <w:rPr>
                <w:color w:val="000000"/>
                <w:sz w:val="24"/>
                <w:szCs w:val="24"/>
              </w:rPr>
            </w:pPr>
            <w:r w:rsidDel="00000000" w:rsidR="00000000" w:rsidRPr="00000000">
              <w:rPr>
                <w:color w:val="000000"/>
                <w:sz w:val="24"/>
                <w:szCs w:val="24"/>
                <w:rtl w:val="0"/>
              </w:rPr>
              <w:t xml:space="preserve">- Menu hiển thị các hành động khả dụng</w:t>
              <w:br w:type="textWrapping"/>
              <w:t xml:space="preserve">     - Xem chi tiết → chuyển đến màn chi tiết gói bán</w:t>
            </w:r>
          </w:p>
          <w:p w:rsidR="00000000" w:rsidDel="00000000" w:rsidP="00000000" w:rsidRDefault="00000000" w:rsidRPr="00000000" w14:paraId="000005B2">
            <w:pPr>
              <w:widowControl w:val="0"/>
              <w:spacing w:after="0" w:line="276" w:lineRule="auto"/>
              <w:rPr>
                <w:color w:val="000000"/>
                <w:sz w:val="24"/>
                <w:szCs w:val="24"/>
              </w:rPr>
            </w:pPr>
            <w:r w:rsidDel="00000000" w:rsidR="00000000" w:rsidRPr="00000000">
              <w:rPr>
                <w:rFonts w:ascii="Caudex" w:cs="Caudex" w:eastAsia="Caudex" w:hAnsi="Caudex"/>
                <w:color w:val="000000"/>
                <w:sz w:val="24"/>
                <w:szCs w:val="24"/>
                <w:rtl w:val="0"/>
              </w:rPr>
              <w:t xml:space="preserve">     - Cập nhật → mở màn chỉnh sửa.</w:t>
            </w:r>
          </w:p>
          <w:p w:rsidR="00000000" w:rsidDel="00000000" w:rsidP="00000000" w:rsidRDefault="00000000" w:rsidRPr="00000000" w14:paraId="000005B3">
            <w:pPr>
              <w:widowControl w:val="0"/>
              <w:spacing w:after="0" w:line="276" w:lineRule="auto"/>
              <w:rPr>
                <w:color w:val="000000"/>
                <w:sz w:val="24"/>
                <w:szCs w:val="24"/>
              </w:rPr>
            </w:pPr>
            <w:r w:rsidDel="00000000" w:rsidR="00000000" w:rsidRPr="00000000">
              <w:rPr>
                <w:color w:val="000000"/>
                <w:sz w:val="24"/>
                <w:szCs w:val="24"/>
                <w:rtl w:val="0"/>
              </w:rPr>
              <w:t xml:space="preserve">     - Gửi Duyệt -&gt; gửi duyệt các gói bán (điều kiện: chỉ hiển thị nếu gói bán ở trạng thái = Hoạt động và trạng thái phê duyệt = Chờ phê duyệt, các trường hợp còn lại sẽ không hiển thị) </w:t>
            </w:r>
          </w:p>
          <w:p w:rsidR="00000000" w:rsidDel="00000000" w:rsidP="00000000" w:rsidRDefault="00000000" w:rsidRPr="00000000" w14:paraId="000005B4">
            <w:pPr>
              <w:widowControl w:val="0"/>
              <w:spacing w:after="0" w:line="276" w:lineRule="auto"/>
              <w:rPr>
                <w:color w:val="000000"/>
                <w:sz w:val="24"/>
                <w:szCs w:val="24"/>
              </w:rPr>
            </w:pPr>
            <w:r w:rsidDel="00000000" w:rsidR="00000000" w:rsidRPr="00000000">
              <w:rPr>
                <w:color w:val="000000"/>
                <w:sz w:val="24"/>
                <w:szCs w:val="24"/>
                <w:rtl w:val="0"/>
              </w:rPr>
              <w:t xml:space="preserve">- Các lựa chọn phụ thuộc vào quyền người dùng.</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after="0" w:line="276" w:lineRule="auto"/>
              <w:jc w:val="right"/>
              <w:rPr>
                <w:color w:val="000000"/>
                <w:sz w:val="24"/>
                <w:szCs w:val="24"/>
              </w:rPr>
            </w:pPr>
            <w:r w:rsidDel="00000000" w:rsidR="00000000" w:rsidRPr="00000000">
              <w:rPr>
                <w:color w:val="000000"/>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after="0" w:line="276" w:lineRule="auto"/>
              <w:rPr>
                <w:color w:val="000000"/>
                <w:sz w:val="24"/>
                <w:szCs w:val="24"/>
              </w:rPr>
            </w:pPr>
            <w:r w:rsidDel="00000000" w:rsidR="00000000" w:rsidRPr="00000000">
              <w:rPr>
                <w:color w:val="000000"/>
                <w:sz w:val="24"/>
                <w:szCs w:val="24"/>
                <w:rtl w:val="0"/>
              </w:rPr>
              <w:t xml:space="preserve">Xem chi tiết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A">
            <w:pPr>
              <w:widowControl w:val="0"/>
              <w:spacing w:after="0" w:line="276" w:lineRule="auto"/>
              <w:rPr>
                <w:color w:val="000000"/>
                <w:sz w:val="24"/>
                <w:szCs w:val="24"/>
              </w:rPr>
            </w:pPr>
            <w:r w:rsidDel="00000000" w:rsidR="00000000" w:rsidRPr="00000000">
              <w:rPr>
                <w:color w:val="000000"/>
                <w:sz w:val="24"/>
                <w:szCs w:val="24"/>
                <w:rtl w:val="0"/>
              </w:rPr>
              <w:t xml:space="preserve">Chuyển đến màn Xem chi tiết gói bán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after="0" w:line="276" w:lineRule="auto"/>
              <w:jc w:val="right"/>
              <w:rPr>
                <w:color w:val="000000"/>
                <w:sz w:val="24"/>
                <w:szCs w:val="24"/>
              </w:rPr>
            </w:pPr>
            <w:r w:rsidDel="00000000" w:rsidR="00000000" w:rsidRPr="00000000">
              <w:rPr>
                <w:color w:val="000000"/>
                <w:sz w:val="24"/>
                <w:szCs w:val="24"/>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after="0" w:line="276" w:lineRule="auto"/>
              <w:rPr>
                <w:color w:val="000000"/>
                <w:sz w:val="24"/>
                <w:szCs w:val="24"/>
              </w:rPr>
            </w:pPr>
            <w:r w:rsidDel="00000000" w:rsidR="00000000" w:rsidRPr="00000000">
              <w:rPr>
                <w:color w:val="000000"/>
                <w:sz w:val="24"/>
                <w:szCs w:val="24"/>
                <w:rtl w:val="0"/>
              </w:rPr>
              <w:t xml:space="preserve">Cập nhật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C0">
            <w:pPr>
              <w:widowControl w:val="0"/>
              <w:spacing w:after="0" w:line="276" w:lineRule="auto"/>
              <w:rPr>
                <w:color w:val="000000"/>
                <w:sz w:val="24"/>
                <w:szCs w:val="24"/>
              </w:rPr>
            </w:pPr>
            <w:r w:rsidDel="00000000" w:rsidR="00000000" w:rsidRPr="00000000">
              <w:rPr>
                <w:color w:val="000000"/>
                <w:sz w:val="24"/>
                <w:szCs w:val="24"/>
                <w:rtl w:val="0"/>
              </w:rPr>
              <w:t xml:space="preserve">Chuyển đến màn Chỉnh sửa, cho phép khi:</w:t>
              <w:br w:type="textWrapping"/>
              <w:t xml:space="preserve">- Trạng thái phê duyệt = “Nháp” </w:t>
              <w:br w:type="textWrapping"/>
              <w:t xml:space="preserve">- Ngày áp dụng nằm trong tương lai (thời gian cập nhật &lt; thời gian áp dụng)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after="0" w:line="276" w:lineRule="auto"/>
              <w:jc w:val="right"/>
              <w:rPr>
                <w:color w:val="000000"/>
                <w:sz w:val="24"/>
                <w:szCs w:val="24"/>
              </w:rPr>
            </w:pPr>
            <w:r w:rsidDel="00000000" w:rsidR="00000000" w:rsidRPr="00000000">
              <w:rPr>
                <w:color w:val="000000"/>
                <w:sz w:val="24"/>
                <w:szCs w:val="24"/>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after="0" w:line="276" w:lineRule="auto"/>
              <w:rPr>
                <w:color w:val="000000"/>
                <w:sz w:val="24"/>
                <w:szCs w:val="24"/>
              </w:rPr>
            </w:pPr>
            <w:r w:rsidDel="00000000" w:rsidR="00000000" w:rsidRPr="00000000">
              <w:rPr>
                <w:color w:val="000000"/>
                <w:sz w:val="24"/>
                <w:szCs w:val="24"/>
                <w:rtl w:val="0"/>
              </w:rPr>
              <w:t xml:space="preserve">Gửi duyệt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C6">
            <w:pPr>
              <w:widowControl w:val="0"/>
              <w:spacing w:after="0" w:line="276" w:lineRule="auto"/>
              <w:rPr>
                <w:color w:val="000000"/>
                <w:sz w:val="24"/>
                <w:szCs w:val="24"/>
              </w:rPr>
            </w:pPr>
            <w:r w:rsidDel="00000000" w:rsidR="00000000" w:rsidRPr="00000000">
              <w:rPr>
                <w:color w:val="000000"/>
                <w:sz w:val="24"/>
                <w:szCs w:val="24"/>
                <w:rtl w:val="0"/>
              </w:rPr>
              <w:t xml:space="preserve">Chỉ hiển thị khi:</w:t>
              <w:br w:type="textWrapping"/>
              <w:t xml:space="preserve">- Trạng thái phê duyệt = “Nháp” </w:t>
              <w:br w:type="textWrapping"/>
              <w:t xml:space="preserve">- Trạng thái hoạt động = “Hoạt động” </w:t>
              <w:br w:type="textWrapping"/>
              <w:t xml:space="preserve">- Ngày bấm Gửi duyệt &gt; Ngày kết thúc  </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after="0" w:line="276" w:lineRule="auto"/>
              <w:jc w:val="right"/>
              <w:rPr>
                <w:color w:val="000000"/>
                <w:sz w:val="24"/>
                <w:szCs w:val="24"/>
              </w:rPr>
            </w:pPr>
            <w:r w:rsidDel="00000000" w:rsidR="00000000" w:rsidRPr="00000000">
              <w:rPr>
                <w:color w:val="000000"/>
                <w:sz w:val="24"/>
                <w:szCs w:val="24"/>
                <w:rtl w:val="0"/>
              </w:rPr>
              <w:t xml:space="preserve">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after="0" w:line="276" w:lineRule="auto"/>
              <w:rPr>
                <w:color w:val="000000"/>
                <w:sz w:val="24"/>
                <w:szCs w:val="24"/>
              </w:rPr>
            </w:pPr>
            <w:r w:rsidDel="00000000" w:rsidR="00000000" w:rsidRPr="00000000">
              <w:rPr>
                <w:color w:val="000000"/>
                <w:sz w:val="24"/>
                <w:szCs w:val="24"/>
                <w:rtl w:val="0"/>
              </w:rPr>
              <w:t xml:space="preserve">Thanh scroll ngang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after="0" w:line="276" w:lineRule="auto"/>
              <w:rPr>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CC">
            <w:pPr>
              <w:widowControl w:val="0"/>
              <w:spacing w:after="0" w:line="276" w:lineRule="auto"/>
              <w:rPr>
                <w:color w:val="000000"/>
                <w:sz w:val="24"/>
                <w:szCs w:val="24"/>
              </w:rPr>
            </w:pPr>
            <w:r w:rsidDel="00000000" w:rsidR="00000000" w:rsidRPr="00000000">
              <w:rPr>
                <w:rtl w:val="0"/>
              </w:rPr>
            </w:r>
          </w:p>
        </w:tc>
      </w:tr>
      <w:tr>
        <w:trPr>
          <w:cantSplit w:val="0"/>
          <w:trHeight w:val="449" w:hRule="atLeast"/>
          <w:tblHeader w:val="0"/>
        </w:trPr>
        <w:tc>
          <w:tcPr>
            <w:tcBorders>
              <w:top w:color="cccccc" w:space="0" w:sz="6" w:val="single"/>
              <w:right w:color="cccccc" w:space="0" w:sz="6" w:val="single"/>
            </w:tcBorders>
            <w:shd w:fill="ffffff" w:val="clear"/>
            <w:vAlign w:val="center"/>
          </w:tcPr>
          <w:p w:rsidR="00000000" w:rsidDel="00000000" w:rsidP="00000000" w:rsidRDefault="00000000" w:rsidRPr="00000000" w14:paraId="000005CD">
            <w:pPr>
              <w:spacing w:after="60" w:before="60" w:line="276" w:lineRule="auto"/>
              <w:jc w:val="center"/>
              <w:rPr>
                <w:color w:val="000000"/>
                <w:sz w:val="24"/>
                <w:szCs w:val="24"/>
              </w:rPr>
            </w:pPr>
            <w:r w:rsidDel="00000000" w:rsidR="00000000" w:rsidRPr="00000000">
              <w:rPr>
                <w:color w:val="000000"/>
                <w:sz w:val="24"/>
                <w:szCs w:val="24"/>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after="0" w:line="276" w:lineRule="auto"/>
              <w:rPr>
                <w:color w:val="000000"/>
                <w:sz w:val="24"/>
                <w:szCs w:val="24"/>
              </w:rPr>
            </w:pPr>
            <w:r w:rsidDel="00000000" w:rsidR="00000000" w:rsidRPr="00000000">
              <w:rPr>
                <w:color w:val="000000"/>
                <w:sz w:val="24"/>
                <w:szCs w:val="24"/>
                <w:rtl w:val="0"/>
              </w:rPr>
              <w:t xml:space="preserve">Thanh phân trang Pagination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after="0" w:line="276" w:lineRule="auto"/>
              <w:rPr>
                <w:color w:val="000000"/>
                <w:sz w:val="24"/>
                <w:szCs w:val="24"/>
              </w:rPr>
            </w:pPr>
            <w:r w:rsidDel="00000000" w:rsidR="00000000" w:rsidRPr="00000000">
              <w:rPr>
                <w:color w:val="000000"/>
                <w:sz w:val="24"/>
                <w:szCs w:val="24"/>
                <w:rtl w:val="0"/>
              </w:rPr>
              <w:t xml:space="preserve">Pagination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after="0" w:line="276" w:lineRule="auto"/>
              <w:rPr>
                <w:color w:val="000000"/>
                <w:sz w:val="24"/>
                <w:szCs w:val="24"/>
              </w:rPr>
            </w:pPr>
            <w:r w:rsidDel="00000000" w:rsidR="00000000" w:rsidRPr="00000000">
              <w:rPr>
                <w:color w:val="000000"/>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after="0" w:line="276" w:lineRule="auto"/>
              <w:rPr>
                <w:color w:val="000000"/>
                <w:sz w:val="24"/>
                <w:szCs w:val="24"/>
              </w:rPr>
            </w:pPr>
            <w:r w:rsidDel="00000000" w:rsidR="00000000" w:rsidRPr="00000000">
              <w:rPr>
                <w:color w:val="000000"/>
                <w:sz w:val="24"/>
                <w:szCs w:val="24"/>
                <w:rtl w:val="0"/>
              </w:rPr>
              <w:t xml:space="preserve">Trang 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D2">
            <w:pPr>
              <w:widowControl w:val="0"/>
              <w:spacing w:after="0" w:line="276" w:lineRule="auto"/>
              <w:rPr>
                <w:color w:val="000000"/>
                <w:sz w:val="24"/>
                <w:szCs w:val="24"/>
              </w:rPr>
            </w:pPr>
            <w:commentRangeStart w:id="84"/>
            <w:r w:rsidDel="00000000" w:rsidR="00000000" w:rsidRPr="00000000">
              <w:rPr>
                <w:color w:val="000000"/>
                <w:sz w:val="24"/>
                <w:szCs w:val="24"/>
                <w:rtl w:val="0"/>
              </w:rPr>
              <w:t xml:space="preserve">Thanh phân trang được hiển thị ở cuối danh sách dữ liệu, cho phép người dùng điều hướng giữa các trang kết quả. Hệ thống hiển thị thông tin tổng số bản ghi (ví dụ: 1–20 trên tổng 500), các nút chuyển trang (Trang trước, Trang sau), danh sách số trang và dropdown chọn số bản ghi trên mỗi trang. Người dùng có thể lựa chọn các giá trị số bản ghi/trang. </w:t>
              <w:br w:type="textWrapping"/>
              <w:t xml:space="preserve">- Danh sách giá trị số bản ghi/trang được cấu hình cố định:</w:t>
              <w:br w:type="textWrapping"/>
              <w:t xml:space="preserve">+ 10/Trang</w:t>
              <w:br w:type="textWrapping"/>
              <w:t xml:space="preserve">+ 20/Trang </w:t>
              <w:br w:type="textWrapping"/>
              <w:t xml:space="preserve">+ 50/Trang </w:t>
              <w:br w:type="textWrapping"/>
              <w:t xml:space="preserve">Khi thay đổi trang hoặc số bản ghi/trang, hệ thống tự động tải lại dữ liệu tương ứng và cập nhật trạng thái hiển thị.</w:t>
            </w:r>
          </w:p>
          <w:p w:rsidR="00000000" w:rsidDel="00000000" w:rsidP="00000000" w:rsidRDefault="00000000" w:rsidRPr="00000000" w14:paraId="000005D3">
            <w:pPr>
              <w:widowControl w:val="0"/>
              <w:spacing w:after="0" w:line="276" w:lineRule="auto"/>
              <w:rPr>
                <w:color w:val="000000"/>
                <w:sz w:val="24"/>
                <w:szCs w:val="24"/>
              </w:rPr>
            </w:pPr>
            <w:r w:rsidDel="00000000" w:rsidR="00000000" w:rsidRPr="00000000">
              <w:rPr>
                <w:color w:val="000000"/>
                <w:sz w:val="24"/>
                <w:szCs w:val="24"/>
                <w:rtl w:val="0"/>
              </w:rPr>
              <w:t xml:space="preserve">- Giá trị mặc định khi mở màn hình lần đầu là 20 bản ghi/trang.</w:t>
            </w:r>
          </w:p>
          <w:p w:rsidR="00000000" w:rsidDel="00000000" w:rsidP="00000000" w:rsidRDefault="00000000" w:rsidRPr="00000000" w14:paraId="000005D4">
            <w:pPr>
              <w:widowControl w:val="0"/>
              <w:spacing w:after="0" w:line="276" w:lineRule="auto"/>
              <w:rPr>
                <w:color w:val="000000"/>
                <w:sz w:val="24"/>
                <w:szCs w:val="24"/>
              </w:rPr>
            </w:pPr>
            <w:r w:rsidDel="00000000" w:rsidR="00000000" w:rsidRPr="00000000">
              <w:rPr>
                <w:color w:val="000000"/>
                <w:sz w:val="24"/>
                <w:szCs w:val="24"/>
                <w:rtl w:val="0"/>
              </w:rPr>
              <w:t xml:space="preserve">- Khi thay đổi số bản ghi/trang, trang hiện tại được reset về trang 1.</w:t>
            </w:r>
            <w:commentRangeEnd w:id="84"/>
            <w:r w:rsidDel="00000000" w:rsidR="00000000" w:rsidRPr="00000000">
              <w:commentReference w:id="84"/>
            </w:r>
            <w:r w:rsidDel="00000000" w:rsidR="00000000" w:rsidRPr="00000000">
              <w:rPr>
                <w:rtl w:val="0"/>
              </w:rPr>
            </w:r>
          </w:p>
        </w:tc>
      </w:tr>
    </w:tbl>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ind w:left="0" w:firstLine="0"/>
        <w:rPr>
          <w:rFonts w:ascii="Times New Roman" w:cs="Times New Roman" w:eastAsia="Times New Roman" w:hAnsi="Times New Roman"/>
          <w:sz w:val="24"/>
          <w:szCs w:val="24"/>
        </w:rPr>
      </w:pPr>
      <w:bookmarkStart w:colFirst="0" w:colLast="0" w:name="_mdz3pv4jf9bx" w:id="35"/>
      <w:bookmarkEnd w:id="35"/>
      <w:r w:rsidDel="00000000" w:rsidR="00000000" w:rsidRPr="00000000">
        <w:rPr>
          <w:rFonts w:ascii="Times New Roman" w:cs="Times New Roman" w:eastAsia="Times New Roman" w:hAnsi="Times New Roman"/>
          <w:sz w:val="24"/>
          <w:szCs w:val="24"/>
          <w:rtl w:val="0"/>
        </w:rPr>
        <w:t xml:space="preserve">(Update) 6. Chức năng Tạo mới giá bán </w:t>
      </w:r>
    </w:p>
    <w:p w:rsidR="00000000" w:rsidDel="00000000" w:rsidP="00000000" w:rsidRDefault="00000000" w:rsidRPr="00000000" w14:paraId="000005D7">
      <w:pPr>
        <w:pStyle w:val="Heading4"/>
        <w:ind w:left="0" w:firstLine="720"/>
        <w:rPr>
          <w:color w:val="000000"/>
          <w:sz w:val="24"/>
          <w:szCs w:val="24"/>
        </w:rPr>
      </w:pPr>
      <w:bookmarkStart w:colFirst="0" w:colLast="0" w:name="_am845v6pcp2v" w:id="36"/>
      <w:bookmarkEnd w:id="36"/>
      <w:r w:rsidDel="00000000" w:rsidR="00000000" w:rsidRPr="00000000">
        <w:rPr>
          <w:color w:val="000000"/>
          <w:sz w:val="24"/>
          <w:szCs w:val="24"/>
          <w:rtl w:val="0"/>
        </w:rPr>
        <w:t xml:space="preserve">6.1 Thông tin chung </w:t>
      </w:r>
    </w:p>
    <w:p w:rsidR="00000000" w:rsidDel="00000000" w:rsidP="00000000" w:rsidRDefault="00000000" w:rsidRPr="00000000" w14:paraId="000005D8">
      <w:pPr>
        <w:pStyle w:val="Heading4"/>
        <w:ind w:left="0" w:firstLine="720"/>
        <w:rPr>
          <w:color w:val="000000"/>
          <w:sz w:val="24"/>
          <w:szCs w:val="24"/>
        </w:rPr>
      </w:pPr>
      <w:bookmarkStart w:colFirst="0" w:colLast="0" w:name="_l0xrgip5wyi" w:id="37"/>
      <w:bookmarkEnd w:id="37"/>
      <w:r w:rsidDel="00000000" w:rsidR="00000000" w:rsidRPr="00000000">
        <w:rPr>
          <w:rtl w:val="0"/>
        </w:rPr>
      </w:r>
    </w:p>
    <w:tbl>
      <w:tblPr>
        <w:tblStyle w:val="Table17"/>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9">
            <w:pPr>
              <w:spacing w:after="0" w:before="240" w:line="276" w:lineRule="auto"/>
              <w:rPr>
                <w:color w:val="000000"/>
                <w:sz w:val="24"/>
                <w:szCs w:val="24"/>
              </w:rPr>
            </w:pPr>
            <w:r w:rsidDel="00000000" w:rsidR="00000000" w:rsidRPr="00000000">
              <w:rPr>
                <w:color w:val="000000"/>
                <w:sz w:val="24"/>
                <w:szCs w:val="24"/>
                <w:rtl w:val="0"/>
              </w:rPr>
              <w:t xml:space="preserve">Tên chức năng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A">
            <w:pPr>
              <w:spacing w:after="0" w:before="240" w:line="276" w:lineRule="auto"/>
              <w:rPr>
                <w:color w:val="000000"/>
                <w:sz w:val="24"/>
                <w:szCs w:val="24"/>
              </w:rPr>
            </w:pPr>
            <w:r w:rsidDel="00000000" w:rsidR="00000000" w:rsidRPr="00000000">
              <w:rPr>
                <w:color w:val="000000"/>
                <w:sz w:val="24"/>
                <w:szCs w:val="24"/>
                <w:rtl w:val="0"/>
              </w:rPr>
              <w:t xml:space="preserve">Tạo mới giá bán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B">
            <w:pPr>
              <w:spacing w:after="0" w:before="24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C">
            <w:pPr>
              <w:spacing w:after="0" w:before="24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D">
            <w:pPr>
              <w:spacing w:after="0" w:before="24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E">
            <w:pPr>
              <w:spacing w:after="0" w:before="240" w:line="276" w:lineRule="auto"/>
              <w:rPr>
                <w:color w:val="000000"/>
                <w:sz w:val="24"/>
                <w:szCs w:val="24"/>
              </w:rPr>
            </w:pPr>
            <w:r w:rsidDel="00000000" w:rsidR="00000000" w:rsidRPr="00000000">
              <w:rPr>
                <w:color w:val="000000"/>
                <w:sz w:val="24"/>
                <w:szCs w:val="24"/>
                <w:rtl w:val="0"/>
              </w:rPr>
              <w:t xml:space="preserve">Cho phép người dùng cấu hình giá bán cho gói sản phẩm dựa trên từng khu vực áp dụng, kênh bán, gói tính cước, chu kỳ thanh toán trả trước và thời gian áp dụng, cấu hình giá bán nâng cao </w:t>
            </w:r>
          </w:p>
          <w:p w:rsidR="00000000" w:rsidDel="00000000" w:rsidP="00000000" w:rsidRDefault="00000000" w:rsidRPr="00000000" w14:paraId="000005DF">
            <w:pPr>
              <w:spacing w:after="0" w:before="240" w:line="276" w:lineRule="auto"/>
              <w:rPr>
                <w:color w:val="000000"/>
                <w:sz w:val="24"/>
                <w:szCs w:val="24"/>
              </w:rPr>
            </w:pPr>
            <w:r w:rsidDel="00000000" w:rsidR="00000000" w:rsidRPr="00000000">
              <w:rPr>
                <w:color w:val="000000"/>
                <w:sz w:val="24"/>
                <w:szCs w:val="24"/>
                <w:rtl w:val="0"/>
              </w:rPr>
              <w:t xml:space="preserve">Một gói bán có thể có nhiều cấu hình giá cho nhiều khu vực, kênh bán khác nhau.</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0">
            <w:pPr>
              <w:spacing w:after="0" w:before="240" w:line="276" w:lineRule="auto"/>
              <w:rPr>
                <w:color w:val="000000"/>
                <w:sz w:val="24"/>
                <w:szCs w:val="24"/>
              </w:rPr>
            </w:pPr>
            <w:r w:rsidDel="00000000" w:rsidR="00000000" w:rsidRPr="00000000">
              <w:rPr>
                <w:color w:val="000000"/>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1">
            <w:pPr>
              <w:spacing w:after="0" w:before="240" w:line="276" w:lineRule="auto"/>
              <w:rPr>
                <w:color w:val="000000"/>
                <w:sz w:val="24"/>
                <w:szCs w:val="24"/>
              </w:rPr>
            </w:pPr>
            <w:r w:rsidDel="00000000" w:rsidR="00000000" w:rsidRPr="00000000">
              <w:rPr>
                <w:color w:val="000000"/>
                <w:sz w:val="24"/>
                <w:szCs w:val="24"/>
                <w:rtl w:val="0"/>
              </w:rPr>
              <w:t xml:space="preserve">Người quản trị chọn menu Product Hub -&gt; Chọn Module Giá bán -&gt; Chọn  Tạo mới giá bán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2">
            <w:pPr>
              <w:spacing w:after="0" w:before="240" w:line="276" w:lineRule="auto"/>
              <w:rPr>
                <w:color w:val="000000"/>
                <w:sz w:val="24"/>
                <w:szCs w:val="24"/>
              </w:rPr>
            </w:pPr>
            <w:r w:rsidDel="00000000" w:rsidR="00000000" w:rsidRPr="00000000">
              <w:rPr>
                <w:color w:val="000000"/>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3">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4">
            <w:pPr>
              <w:spacing w:after="0" w:before="240" w:line="276" w:lineRule="auto"/>
              <w:rPr>
                <w:color w:val="000000"/>
                <w:sz w:val="24"/>
                <w:szCs w:val="24"/>
              </w:rPr>
            </w:pPr>
            <w:r w:rsidDel="00000000" w:rsidR="00000000" w:rsidRPr="00000000">
              <w:rPr>
                <w:color w:val="000000"/>
                <w:sz w:val="24"/>
                <w:szCs w:val="24"/>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5">
            <w:pPr>
              <w:spacing w:after="0" w:before="240" w:line="276" w:lineRule="auto"/>
              <w:rPr>
                <w:color w:val="000000"/>
                <w:sz w:val="24"/>
                <w:szCs w:val="24"/>
              </w:rPr>
            </w:pPr>
            <w:r w:rsidDel="00000000" w:rsidR="00000000" w:rsidRPr="00000000">
              <w:rPr>
                <w:color w:val="000000"/>
                <w:sz w:val="24"/>
                <w:szCs w:val="24"/>
                <w:rtl w:val="0"/>
              </w:rPr>
              <w:t xml:space="preserve">- Người dùng đã đăng nhập hệ thống thành công.</w:t>
              <w:br w:type="textWrapping"/>
              <w:t xml:space="preserve">- Người dùng có quyền truy cập chức năng “Tạo mới giá bán”.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6">
            <w:pPr>
              <w:spacing w:after="0" w:before="240" w:line="276" w:lineRule="auto"/>
              <w:rPr>
                <w:color w:val="000000"/>
                <w:sz w:val="24"/>
                <w:szCs w:val="24"/>
              </w:rPr>
            </w:pPr>
            <w:r w:rsidDel="00000000" w:rsidR="00000000" w:rsidRPr="00000000">
              <w:rPr>
                <w:color w:val="000000"/>
                <w:sz w:val="24"/>
                <w:szCs w:val="24"/>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7">
            <w:pPr>
              <w:spacing w:after="0" w:before="240" w:line="276" w:lineRule="auto"/>
              <w:rPr>
                <w:color w:val="000000"/>
                <w:sz w:val="24"/>
                <w:szCs w:val="24"/>
              </w:rPr>
            </w:pPr>
            <w:r w:rsidDel="00000000" w:rsidR="00000000" w:rsidRPr="00000000">
              <w:rPr>
                <w:color w:val="000000"/>
                <w:sz w:val="24"/>
                <w:szCs w:val="24"/>
                <w:rtl w:val="0"/>
              </w:rPr>
              <w:t xml:space="preserve">Cấu hình giá bán mới được lưu vào hệ thống.</w:t>
            </w:r>
          </w:p>
          <w:p w:rsidR="00000000" w:rsidDel="00000000" w:rsidP="00000000" w:rsidRDefault="00000000" w:rsidRPr="00000000" w14:paraId="000005E8">
            <w:pPr>
              <w:spacing w:after="0" w:before="240" w:line="276" w:lineRule="auto"/>
              <w:rPr>
                <w:color w:val="000000"/>
                <w:sz w:val="24"/>
                <w:szCs w:val="24"/>
              </w:rPr>
            </w:pPr>
            <w:r w:rsidDel="00000000" w:rsidR="00000000" w:rsidRPr="00000000">
              <w:rPr>
                <w:color w:val="000000"/>
                <w:sz w:val="24"/>
                <w:szCs w:val="24"/>
                <w:rtl w:val="0"/>
              </w:rPr>
              <w:t xml:space="preserve">Hiển thị giá bán trong màn hình danh sách giá bán</w:t>
            </w:r>
          </w:p>
        </w:tc>
      </w:tr>
      <w:tr>
        <w:trPr>
          <w:cantSplit w:val="0"/>
          <w:trHeight w:val="797.37304687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9">
            <w:pPr>
              <w:spacing w:after="0" w:before="240" w:line="276" w:lineRule="auto"/>
              <w:rPr>
                <w:color w:val="000000"/>
                <w:sz w:val="24"/>
                <w:szCs w:val="24"/>
              </w:rPr>
            </w:pPr>
            <w:r w:rsidDel="00000000" w:rsidR="00000000" w:rsidRPr="00000000">
              <w:rPr>
                <w:color w:val="000000"/>
                <w:sz w:val="24"/>
                <w:szCs w:val="24"/>
                <w:rtl w:val="0"/>
              </w:rPr>
              <w:t xml:space="preserve">Basic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EA">
            <w:pPr>
              <w:numPr>
                <w:ilvl w:val="0"/>
                <w:numId w:val="14"/>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chọn chức năng Tạo mới giá bán.</w:t>
            </w:r>
          </w:p>
          <w:p w:rsidR="00000000" w:rsidDel="00000000" w:rsidP="00000000" w:rsidRDefault="00000000" w:rsidRPr="00000000" w14:paraId="000005EB">
            <w:pPr>
              <w:numPr>
                <w:ilvl w:val="0"/>
                <w:numId w:val="1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hiển thị màn hình Cấu hình giá bán.</w:t>
            </w:r>
          </w:p>
          <w:p w:rsidR="00000000" w:rsidDel="00000000" w:rsidP="00000000" w:rsidRDefault="00000000" w:rsidRPr="00000000" w14:paraId="000005EC">
            <w:pPr>
              <w:numPr>
                <w:ilvl w:val="0"/>
                <w:numId w:val="1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nhập / chọn các thông tin:</w:t>
            </w:r>
          </w:p>
          <w:p w:rsidR="00000000" w:rsidDel="00000000" w:rsidP="00000000" w:rsidRDefault="00000000" w:rsidRPr="00000000" w14:paraId="000005ED">
            <w:pPr>
              <w:numPr>
                <w:ilvl w:val="0"/>
                <w:numId w:val="58"/>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Bước 1: Cấu hình điều kiện áp dụng</w:t>
            </w:r>
          </w:p>
          <w:p w:rsidR="00000000" w:rsidDel="00000000" w:rsidP="00000000" w:rsidRDefault="00000000" w:rsidRPr="00000000" w14:paraId="000005EE">
            <w:pPr>
              <w:numPr>
                <w:ilvl w:val="0"/>
                <w:numId w:val="58"/>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Bước 2: Cấu hình giá chi tiết</w:t>
            </w:r>
          </w:p>
          <w:p w:rsidR="00000000" w:rsidDel="00000000" w:rsidP="00000000" w:rsidRDefault="00000000" w:rsidRPr="00000000" w14:paraId="000005EF">
            <w:pPr>
              <w:numPr>
                <w:ilvl w:val="0"/>
                <w:numId w:val="1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nhấn nút Lưu</w:t>
            </w:r>
          </w:p>
          <w:p w:rsidR="00000000" w:rsidDel="00000000" w:rsidP="00000000" w:rsidRDefault="00000000" w:rsidRPr="00000000" w14:paraId="000005F0">
            <w:pPr>
              <w:numPr>
                <w:ilvl w:val="0"/>
                <w:numId w:val="1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w:t>
            </w:r>
          </w:p>
          <w:p w:rsidR="00000000" w:rsidDel="00000000" w:rsidP="00000000" w:rsidRDefault="00000000" w:rsidRPr="00000000" w14:paraId="000005F1">
            <w:pPr>
              <w:numPr>
                <w:ilvl w:val="0"/>
                <w:numId w:val="73"/>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Validate dữ liệu</w:t>
            </w:r>
          </w:p>
          <w:p w:rsidR="00000000" w:rsidDel="00000000" w:rsidP="00000000" w:rsidRDefault="00000000" w:rsidRPr="00000000" w14:paraId="000005F2">
            <w:pPr>
              <w:numPr>
                <w:ilvl w:val="0"/>
                <w:numId w:val="73"/>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Kiểm tra trùng lặp cấu hình</w:t>
            </w:r>
          </w:p>
          <w:p w:rsidR="00000000" w:rsidDel="00000000" w:rsidP="00000000" w:rsidRDefault="00000000" w:rsidRPr="00000000" w14:paraId="000005F3">
            <w:pPr>
              <w:numPr>
                <w:ilvl w:val="0"/>
                <w:numId w:val="14"/>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Nếu hợp lệ:</w:t>
            </w:r>
          </w:p>
          <w:p w:rsidR="00000000" w:rsidDel="00000000" w:rsidP="00000000" w:rsidRDefault="00000000" w:rsidRPr="00000000" w14:paraId="000005F4">
            <w:pPr>
              <w:numPr>
                <w:ilvl w:val="0"/>
                <w:numId w:val="32"/>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Lưu cấu hình giá</w:t>
            </w:r>
          </w:p>
          <w:p w:rsidR="00000000" w:rsidDel="00000000" w:rsidP="00000000" w:rsidRDefault="00000000" w:rsidRPr="00000000" w14:paraId="000005F5">
            <w:pPr>
              <w:numPr>
                <w:ilvl w:val="0"/>
                <w:numId w:val="32"/>
              </w:numPr>
              <w:spacing w:after="0" w:before="0" w:beforeAutospacing="0" w:line="276" w:lineRule="auto"/>
              <w:ind w:left="1440" w:hanging="360"/>
              <w:rPr>
                <w:color w:val="000000"/>
                <w:sz w:val="24"/>
                <w:szCs w:val="24"/>
              </w:rPr>
            </w:pPr>
            <w:r w:rsidDel="00000000" w:rsidR="00000000" w:rsidRPr="00000000">
              <w:rPr>
                <w:color w:val="000000"/>
                <w:sz w:val="24"/>
                <w:szCs w:val="24"/>
                <w:rtl w:val="0"/>
              </w:rPr>
              <w:t xml:space="preserve">Hiển thị thông báo Tạo mới giá bán thành công.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6">
            <w:pPr>
              <w:spacing w:after="0" w:before="240" w:line="276" w:lineRule="auto"/>
              <w:rPr>
                <w:color w:val="000000"/>
                <w:sz w:val="24"/>
                <w:szCs w:val="24"/>
              </w:rPr>
            </w:pPr>
            <w:r w:rsidDel="00000000" w:rsidR="00000000" w:rsidRPr="00000000">
              <w:rPr>
                <w:color w:val="000000"/>
                <w:sz w:val="24"/>
                <w:szCs w:val="24"/>
                <w:rtl w:val="0"/>
              </w:rPr>
              <w:t xml:space="preserve">Alternative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7">
            <w:pPr>
              <w:spacing w:after="0" w:before="240" w:line="276" w:lineRule="auto"/>
              <w:rPr>
                <w:color w:val="000000"/>
                <w:sz w:val="24"/>
                <w:szCs w:val="24"/>
              </w:rPr>
            </w:pPr>
            <w:r w:rsidDel="00000000" w:rsidR="00000000" w:rsidRPr="00000000">
              <w:rPr>
                <w:color w:val="000000"/>
                <w:sz w:val="24"/>
                <w:szCs w:val="24"/>
                <w:rtl w:val="0"/>
              </w:rPr>
              <w:t xml:space="preserve">N/A</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8">
            <w:pPr>
              <w:spacing w:after="0" w:before="240" w:line="276" w:lineRule="auto"/>
              <w:rPr>
                <w:color w:val="000000"/>
                <w:sz w:val="24"/>
                <w:szCs w:val="24"/>
              </w:rPr>
            </w:pPr>
            <w:r w:rsidDel="00000000" w:rsidR="00000000" w:rsidRPr="00000000">
              <w:rPr>
                <w:color w:val="000000"/>
                <w:sz w:val="24"/>
                <w:szCs w:val="24"/>
                <w:rtl w:val="0"/>
              </w:rPr>
              <w:t xml:space="preserve">Exception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9">
            <w:pPr>
              <w:spacing w:after="0" w:before="240" w:line="276" w:lineRule="auto"/>
              <w:rPr>
                <w:color w:val="000000"/>
                <w:sz w:val="24"/>
                <w:szCs w:val="24"/>
              </w:rPr>
            </w:pPr>
            <w:r w:rsidDel="00000000" w:rsidR="00000000" w:rsidRPr="00000000">
              <w:rPr>
                <w:color w:val="000000"/>
                <w:sz w:val="24"/>
                <w:szCs w:val="24"/>
                <w:rtl w:val="0"/>
              </w:rPr>
              <w:t xml:space="preserve">- Người dùng không có quyền → Hiển thị “Bạn không có quyền truy cập chức năng này.”</w:t>
            </w:r>
          </w:p>
          <w:p w:rsidR="00000000" w:rsidDel="00000000" w:rsidP="00000000" w:rsidRDefault="00000000" w:rsidRPr="00000000" w14:paraId="000005FA">
            <w:pPr>
              <w:spacing w:after="0" w:before="240" w:line="276" w:lineRule="auto"/>
              <w:rPr>
                <w:color w:val="000000"/>
                <w:sz w:val="24"/>
                <w:szCs w:val="24"/>
              </w:rPr>
            </w:pPr>
            <w:r w:rsidDel="00000000" w:rsidR="00000000" w:rsidRPr="00000000">
              <w:rPr>
                <w:color w:val="000000"/>
                <w:sz w:val="24"/>
                <w:szCs w:val="24"/>
                <w:rtl w:val="0"/>
              </w:rPr>
              <w:t xml:space="preserve">- Người dùng nhấn nút Hủy Tạo gói bán</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B">
            <w:pPr>
              <w:spacing w:after="0" w:before="240" w:line="276" w:lineRule="auto"/>
              <w:rPr>
                <w:color w:val="000000"/>
                <w:sz w:val="24"/>
                <w:szCs w:val="24"/>
              </w:rPr>
            </w:pPr>
            <w:r w:rsidDel="00000000" w:rsidR="00000000" w:rsidRPr="00000000">
              <w:rPr>
                <w:color w:val="000000"/>
                <w:sz w:val="24"/>
                <w:szCs w:val="24"/>
                <w:rtl w:val="0"/>
              </w:rPr>
              <w:t xml:space="preserve">Business Rule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FC">
            <w:pPr>
              <w:spacing w:after="240" w:before="240" w:line="276" w:lineRule="auto"/>
              <w:rPr>
                <w:color w:val="000000"/>
                <w:sz w:val="24"/>
                <w:szCs w:val="24"/>
              </w:rPr>
            </w:pPr>
            <w:r w:rsidDel="00000000" w:rsidR="00000000" w:rsidRPr="00000000">
              <w:rPr>
                <w:color w:val="000000"/>
                <w:sz w:val="24"/>
                <w:szCs w:val="24"/>
                <w:rtl w:val="0"/>
              </w:rPr>
              <w:t xml:space="preserve">Ngày áp dụng &lt; Ngày kết thúc là bắt buộc.</w:t>
            </w:r>
          </w:p>
          <w:p w:rsidR="00000000" w:rsidDel="00000000" w:rsidP="00000000" w:rsidRDefault="00000000" w:rsidRPr="00000000" w14:paraId="000005FD">
            <w:pPr>
              <w:spacing w:after="240" w:before="240" w:line="276" w:lineRule="auto"/>
              <w:rPr>
                <w:color w:val="000000"/>
                <w:sz w:val="24"/>
                <w:szCs w:val="24"/>
              </w:rPr>
            </w:pPr>
            <w:r w:rsidDel="00000000" w:rsidR="00000000" w:rsidRPr="00000000">
              <w:rPr>
                <w:color w:val="000000"/>
                <w:sz w:val="24"/>
                <w:szCs w:val="24"/>
                <w:rtl w:val="0"/>
              </w:rPr>
              <w:t xml:space="preserve">Phải chọn tối thiểu 01 chu kỳ thanh toán trả trước.</w:t>
            </w:r>
          </w:p>
          <w:p w:rsidR="00000000" w:rsidDel="00000000" w:rsidP="00000000" w:rsidRDefault="00000000" w:rsidRPr="00000000" w14:paraId="000005FE">
            <w:pPr>
              <w:spacing w:after="240" w:before="240" w:line="276" w:lineRule="auto"/>
              <w:rPr>
                <w:color w:val="000000"/>
                <w:sz w:val="24"/>
                <w:szCs w:val="24"/>
              </w:rPr>
            </w:pPr>
            <w:r w:rsidDel="00000000" w:rsidR="00000000" w:rsidRPr="00000000">
              <w:rPr>
                <w:color w:val="000000"/>
                <w:sz w:val="24"/>
                <w:szCs w:val="24"/>
                <w:rtl w:val="0"/>
              </w:rPr>
              <w:t xml:space="preserve">Nếu trạng thái = Hoạt động, thì Ngày áp dụng ≤ ngày hệ thống hiện tại.</w:t>
            </w:r>
          </w:p>
          <w:p w:rsidR="00000000" w:rsidDel="00000000" w:rsidP="00000000" w:rsidRDefault="00000000" w:rsidRPr="00000000" w14:paraId="000005FF">
            <w:pPr>
              <w:spacing w:after="240" w:before="240" w:line="276" w:lineRule="auto"/>
              <w:rPr>
                <w:color w:val="000000"/>
                <w:sz w:val="24"/>
                <w:szCs w:val="24"/>
              </w:rPr>
            </w:pPr>
            <w:r w:rsidDel="00000000" w:rsidR="00000000" w:rsidRPr="00000000">
              <w:rPr>
                <w:color w:val="000000"/>
                <w:sz w:val="24"/>
                <w:szCs w:val="24"/>
                <w:rtl w:val="0"/>
              </w:rPr>
              <w:t xml:space="preserve">Nếu cấu hình giá mới trùng thời gian và trùng khu vực với cấu hình đang hoạt động → không cho phép lưu.</w:t>
            </w:r>
          </w:p>
          <w:p w:rsidR="00000000" w:rsidDel="00000000" w:rsidP="00000000" w:rsidRDefault="00000000" w:rsidRPr="00000000" w14:paraId="00000600">
            <w:pPr>
              <w:spacing w:after="240" w:before="240" w:line="276" w:lineRule="auto"/>
              <w:rPr>
                <w:color w:val="000000"/>
                <w:sz w:val="24"/>
                <w:szCs w:val="24"/>
              </w:rPr>
            </w:pPr>
            <w:r w:rsidDel="00000000" w:rsidR="00000000" w:rsidRPr="00000000">
              <w:rPr>
                <w:color w:val="000000"/>
                <w:sz w:val="24"/>
                <w:szCs w:val="24"/>
                <w:rtl w:val="0"/>
              </w:rPr>
              <w:t xml:space="preserve">Giá bán của khu vực con có thể khác nhau theo kênh bán.</w:t>
            </w:r>
          </w:p>
        </w:tc>
      </w:tr>
    </w:tbl>
    <w:p w:rsidR="00000000" w:rsidDel="00000000" w:rsidP="00000000" w:rsidRDefault="00000000" w:rsidRPr="00000000" w14:paraId="00000601">
      <w:pPr>
        <w:pStyle w:val="Heading4"/>
        <w:ind w:left="1080" w:hanging="360"/>
        <w:rPr/>
      </w:pPr>
      <w:bookmarkStart w:colFirst="0" w:colLast="0" w:name="_liu1yl9d7go" w:id="38"/>
      <w:bookmarkEnd w:id="38"/>
      <w:r w:rsidDel="00000000" w:rsidR="00000000" w:rsidRPr="00000000">
        <w:rPr>
          <w:color w:val="000000"/>
          <w:sz w:val="24"/>
          <w:szCs w:val="24"/>
          <w:rtl w:val="0"/>
        </w:rPr>
        <w:t xml:space="preserve">6.2  Luồng nghiệp vụ </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drawing>
          <wp:inline distB="114300" distT="114300" distL="114300" distR="114300">
            <wp:extent cx="3776663" cy="58674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776663"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pStyle w:val="Heading4"/>
        <w:ind w:left="1080" w:hanging="360"/>
        <w:rPr/>
      </w:pPr>
      <w:bookmarkStart w:colFirst="0" w:colLast="0" w:name="_wuqilr6zp2i7" w:id="39"/>
      <w:bookmarkEnd w:id="39"/>
      <w:r w:rsidDel="00000000" w:rsidR="00000000" w:rsidRPr="00000000">
        <w:rPr>
          <w:color w:val="000000"/>
          <w:sz w:val="24"/>
          <w:szCs w:val="24"/>
          <w:rtl w:val="0"/>
        </w:rPr>
        <w:t xml:space="preserve"> 6.3 Giao diện </w:t>
      </w:r>
      <w:r w:rsidDel="00000000" w:rsidR="00000000" w:rsidRPr="00000000">
        <w:rPr>
          <w:rtl w:val="0"/>
        </w:rPr>
      </w:r>
    </w:p>
    <w:p w:rsidR="00000000" w:rsidDel="00000000" w:rsidP="00000000" w:rsidRDefault="00000000" w:rsidRPr="00000000" w14:paraId="00000605">
      <w:pPr>
        <w:rPr>
          <w:i w:val="1"/>
          <w:iCs w:val="1"/>
        </w:rPr>
      </w:pPr>
      <w:r w:rsidDel="00000000" w:rsidR="00000000" w:rsidRPr="00000000">
        <w:rPr>
          <w:i w:val="1"/>
          <w:iCs w:val="1"/>
          <w:rtl w:val="0"/>
        </w:rPr>
        <w:t xml:space="preserve">Cấu hình thông tin chung </w:t>
      </w:r>
    </w:p>
    <w:p w:rsidR="00000000" w:rsidDel="00000000" w:rsidP="00000000" w:rsidRDefault="00000000" w:rsidRPr="00000000" w14:paraId="00000606">
      <w:pPr>
        <w:rPr/>
      </w:pPr>
      <w:r w:rsidDel="00000000" w:rsidR="00000000" w:rsidRPr="00000000">
        <w:rPr/>
        <w:drawing>
          <wp:inline distB="114300" distT="114300" distL="114300" distR="114300">
            <wp:extent cx="5824538" cy="4464280"/>
            <wp:effectExtent b="0" l="0" r="0" t="0"/>
            <wp:docPr id="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824538" cy="446428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spacing w:after="60" w:before="60" w:line="276" w:lineRule="auto"/>
        <w:rPr>
          <w:b w:val="1"/>
          <w:bCs w:val="1"/>
          <w:i w:val="1"/>
          <w:iCs w:val="1"/>
          <w:color w:val="000000"/>
          <w:sz w:val="24"/>
          <w:szCs w:val="24"/>
        </w:rPr>
      </w:pPr>
      <w:r w:rsidDel="00000000" w:rsidR="00000000" w:rsidRPr="00000000">
        <w:rPr>
          <w:b w:val="1"/>
          <w:bCs w:val="1"/>
          <w:i w:val="1"/>
          <w:iCs w:val="1"/>
          <w:color w:val="000000"/>
          <w:sz w:val="24"/>
          <w:szCs w:val="24"/>
          <w:rtl w:val="0"/>
        </w:rPr>
        <w:t xml:space="preserve">Khi click Thêm khu vực, hệ thống bắn popup Cấu hình khu vực mới </w:t>
      </w:r>
    </w:p>
    <w:p w:rsidR="00000000" w:rsidDel="00000000" w:rsidP="00000000" w:rsidRDefault="00000000" w:rsidRPr="00000000" w14:paraId="0000060A">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60B">
      <w:pPr>
        <w:spacing w:after="60" w:before="60" w:line="276" w:lineRule="auto"/>
        <w:ind w:left="720" w:firstLine="0"/>
        <w:rPr>
          <w:i w:val="1"/>
          <w:iCs w:val="1"/>
          <w:sz w:val="24"/>
          <w:szCs w:val="24"/>
        </w:rPr>
      </w:pPr>
      <w:r w:rsidDel="00000000" w:rsidR="00000000" w:rsidRPr="00000000">
        <w:rPr>
          <w:i w:val="1"/>
          <w:iCs w:val="1"/>
          <w:sz w:val="24"/>
          <w:szCs w:val="24"/>
        </w:rPr>
        <w:drawing>
          <wp:inline distB="114300" distT="114300" distL="114300" distR="114300">
            <wp:extent cx="6557473" cy="5481638"/>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557473" cy="5481638"/>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spacing w:after="60" w:before="60" w:line="276" w:lineRule="auto"/>
        <w:rPr>
          <w:i w:val="1"/>
          <w:iCs w:val="1"/>
          <w:sz w:val="24"/>
          <w:szCs w:val="24"/>
        </w:rPr>
      </w:pPr>
      <w:r w:rsidDel="00000000" w:rsidR="00000000" w:rsidRPr="00000000">
        <w:rPr>
          <w:b w:val="1"/>
          <w:bCs w:val="1"/>
          <w:i w:val="1"/>
          <w:iCs w:val="1"/>
          <w:color w:val="000000"/>
          <w:sz w:val="24"/>
          <w:szCs w:val="24"/>
        </w:rPr>
        <w:drawing>
          <wp:inline distB="114300" distT="114300" distL="114300" distR="114300">
            <wp:extent cx="5354955" cy="4462463"/>
            <wp:effectExtent b="0" l="0" r="0" t="0"/>
            <wp:docPr id="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354955" cy="4462463"/>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after="60" w:before="6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i w:val="1"/>
          <w:iCs w:val="1"/>
        </w:rPr>
      </w:pPr>
      <w:r w:rsidDel="00000000" w:rsidR="00000000" w:rsidRPr="00000000">
        <w:rPr>
          <w:rtl w:val="0"/>
        </w:rPr>
      </w:r>
    </w:p>
    <w:p w:rsidR="00000000" w:rsidDel="00000000" w:rsidP="00000000" w:rsidRDefault="00000000" w:rsidRPr="00000000" w14:paraId="00000610">
      <w:pPr>
        <w:rPr>
          <w:i w:val="1"/>
          <w:iCs w:val="1"/>
        </w:rPr>
      </w:pPr>
      <w:r w:rsidDel="00000000" w:rsidR="00000000" w:rsidRPr="00000000">
        <w:rPr>
          <w:rtl w:val="0"/>
        </w:rPr>
      </w:r>
    </w:p>
    <w:p w:rsidR="00000000" w:rsidDel="00000000" w:rsidP="00000000" w:rsidRDefault="00000000" w:rsidRPr="00000000" w14:paraId="00000611">
      <w:pPr>
        <w:rPr>
          <w:i w:val="1"/>
          <w:iCs w:val="1"/>
        </w:rPr>
      </w:pPr>
      <w:r w:rsidDel="00000000" w:rsidR="00000000" w:rsidRPr="00000000">
        <w:rPr>
          <w:rtl w:val="0"/>
        </w:rPr>
      </w:r>
    </w:p>
    <w:p w:rsidR="00000000" w:rsidDel="00000000" w:rsidP="00000000" w:rsidRDefault="00000000" w:rsidRPr="00000000" w14:paraId="00000612">
      <w:pPr>
        <w:rPr>
          <w:i w:val="1"/>
          <w:iCs w:val="1"/>
        </w:rPr>
      </w:pPr>
      <w:r w:rsidDel="00000000" w:rsidR="00000000" w:rsidRPr="00000000">
        <w:rPr>
          <w:i w:val="1"/>
          <w:iCs w:val="1"/>
          <w:rtl w:val="0"/>
        </w:rPr>
        <w:t xml:space="preserve">Cấu hình giá bán chi tiết </w:t>
      </w:r>
    </w:p>
    <w:p w:rsidR="00000000" w:rsidDel="00000000" w:rsidP="00000000" w:rsidRDefault="00000000" w:rsidRPr="00000000" w14:paraId="00000613">
      <w:pPr>
        <w:rPr/>
      </w:pPr>
      <w:r w:rsidDel="00000000" w:rsidR="00000000" w:rsidRPr="00000000">
        <w:rPr/>
        <w:drawing>
          <wp:inline distB="114300" distT="114300" distL="114300" distR="114300">
            <wp:extent cx="5405438" cy="5425129"/>
            <wp:effectExtent b="0" l="0" r="0" t="0"/>
            <wp:docPr id="1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05438" cy="5425129"/>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numPr>
          <w:ilvl w:val="0"/>
          <w:numId w:val="100"/>
        </w:numPr>
        <w:ind w:left="720" w:hanging="360"/>
        <w:rPr>
          <w:i w:val="1"/>
          <w:iCs w:val="1"/>
        </w:rPr>
      </w:pPr>
      <w:commentRangeStart w:id="85"/>
      <w:r w:rsidDel="00000000" w:rsidR="00000000" w:rsidRPr="00000000">
        <w:rPr>
          <w:i w:val="1"/>
          <w:iCs w:val="1"/>
          <w:rtl w:val="0"/>
        </w:rPr>
        <w:t xml:space="preserve">Tick chọn cấu hình giá bán nâng cao </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615">
      <w:pPr>
        <w:rPr/>
      </w:pPr>
      <w:r w:rsidDel="00000000" w:rsidR="00000000" w:rsidRPr="00000000">
        <w:rPr/>
        <w:drawing>
          <wp:inline distB="114300" distT="114300" distL="114300" distR="114300">
            <wp:extent cx="5376863" cy="4334718"/>
            <wp:effectExtent b="0" l="0" r="0" t="0"/>
            <wp:docPr id="27"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376863" cy="4334718"/>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617">
      <w:pPr>
        <w:numPr>
          <w:ilvl w:val="0"/>
          <w:numId w:val="52"/>
        </w:numPr>
        <w:spacing w:after="60" w:before="60" w:line="276" w:lineRule="auto"/>
        <w:ind w:left="720" w:hanging="360"/>
        <w:rPr>
          <w:i w:val="1"/>
          <w:iCs w:val="1"/>
          <w:sz w:val="24"/>
          <w:szCs w:val="24"/>
        </w:rPr>
      </w:pPr>
      <w:r w:rsidDel="00000000" w:rsidR="00000000" w:rsidRPr="00000000">
        <w:rPr>
          <w:i w:val="1"/>
          <w:iCs w:val="1"/>
          <w:sz w:val="24"/>
          <w:szCs w:val="24"/>
          <w:rtl w:val="0"/>
        </w:rPr>
        <w:t xml:space="preserve">Cấu hình tặng tháng </w:t>
      </w:r>
    </w:p>
    <w:p w:rsidR="00000000" w:rsidDel="00000000" w:rsidP="00000000" w:rsidRDefault="00000000" w:rsidRPr="00000000" w14:paraId="00000618">
      <w:pPr>
        <w:spacing w:after="60" w:before="60" w:line="276" w:lineRule="auto"/>
        <w:rPr>
          <w:b w:val="1"/>
          <w:bCs w:val="1"/>
          <w:i w:val="1"/>
          <w:iCs w:val="1"/>
          <w:color w:val="000000"/>
          <w:sz w:val="24"/>
          <w:szCs w:val="24"/>
        </w:rPr>
      </w:pPr>
      <w:r w:rsidDel="00000000" w:rsidR="00000000" w:rsidRPr="00000000">
        <w:rPr>
          <w:b w:val="1"/>
          <w:bCs w:val="1"/>
          <w:i w:val="1"/>
          <w:iCs w:val="1"/>
          <w:color w:val="000000"/>
          <w:sz w:val="24"/>
          <w:szCs w:val="24"/>
        </w:rPr>
        <w:drawing>
          <wp:inline distB="114300" distT="114300" distL="114300" distR="114300">
            <wp:extent cx="4710113" cy="5352401"/>
            <wp:effectExtent b="0" l="0" r="0" t="0"/>
            <wp:docPr id="34"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4710113" cy="5352401"/>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61A">
      <w:pPr>
        <w:numPr>
          <w:ilvl w:val="0"/>
          <w:numId w:val="36"/>
        </w:numPr>
        <w:spacing w:after="60" w:before="60" w:line="276" w:lineRule="auto"/>
        <w:ind w:left="720" w:hanging="360"/>
        <w:rPr>
          <w:i w:val="1"/>
          <w:iCs w:val="1"/>
          <w:sz w:val="24"/>
          <w:szCs w:val="24"/>
        </w:rPr>
      </w:pPr>
      <w:r w:rsidDel="00000000" w:rsidR="00000000" w:rsidRPr="00000000">
        <w:rPr>
          <w:i w:val="1"/>
          <w:iCs w:val="1"/>
          <w:sz w:val="24"/>
          <w:szCs w:val="24"/>
          <w:rtl w:val="0"/>
        </w:rPr>
        <w:t xml:space="preserve">Cấu hình đơn giá bậc thang </w:t>
      </w:r>
    </w:p>
    <w:p w:rsidR="00000000" w:rsidDel="00000000" w:rsidP="00000000" w:rsidRDefault="00000000" w:rsidRPr="00000000" w14:paraId="0000061B">
      <w:pPr>
        <w:spacing w:after="60" w:before="60" w:line="276" w:lineRule="auto"/>
        <w:rPr>
          <w:b w:val="1"/>
          <w:bCs w:val="1"/>
          <w:i w:val="1"/>
          <w:iCs w:val="1"/>
          <w:color w:val="000000"/>
          <w:sz w:val="24"/>
          <w:szCs w:val="24"/>
        </w:rPr>
      </w:pPr>
      <w:r w:rsidDel="00000000" w:rsidR="00000000" w:rsidRPr="00000000">
        <w:rPr>
          <w:b w:val="1"/>
          <w:bCs w:val="1"/>
          <w:i w:val="1"/>
          <w:iCs w:val="1"/>
          <w:color w:val="000000"/>
          <w:sz w:val="24"/>
          <w:szCs w:val="24"/>
        </w:rPr>
        <w:drawing>
          <wp:inline distB="114300" distT="114300" distL="114300" distR="114300">
            <wp:extent cx="9257535" cy="5473700"/>
            <wp:effectExtent b="0" l="0" r="0" t="0"/>
            <wp:docPr id="2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9257535"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61D">
      <w:pPr>
        <w:numPr>
          <w:ilvl w:val="0"/>
          <w:numId w:val="82"/>
        </w:numPr>
        <w:spacing w:after="60" w:before="60" w:line="276" w:lineRule="auto"/>
        <w:ind w:left="720" w:hanging="360"/>
        <w:rPr>
          <w:i w:val="1"/>
          <w:iCs w:val="1"/>
          <w:sz w:val="24"/>
          <w:szCs w:val="24"/>
        </w:rPr>
      </w:pPr>
      <w:r w:rsidDel="00000000" w:rsidR="00000000" w:rsidRPr="00000000">
        <w:rPr>
          <w:i w:val="1"/>
          <w:iCs w:val="1"/>
          <w:sz w:val="24"/>
          <w:szCs w:val="24"/>
          <w:rtl w:val="0"/>
        </w:rPr>
        <w:t xml:space="preserve">Cấu hình tổng giá bán theo số lượng: </w:t>
      </w:r>
    </w:p>
    <w:p w:rsidR="00000000" w:rsidDel="00000000" w:rsidP="00000000" w:rsidRDefault="00000000" w:rsidRPr="00000000" w14:paraId="0000061E">
      <w:pPr>
        <w:spacing w:after="60" w:before="60" w:line="276" w:lineRule="auto"/>
        <w:rPr>
          <w:b w:val="1"/>
          <w:bCs w:val="1"/>
          <w:i w:val="1"/>
          <w:iCs w:val="1"/>
          <w:color w:val="000000"/>
          <w:sz w:val="24"/>
          <w:szCs w:val="24"/>
        </w:rPr>
      </w:pPr>
      <w:r w:rsidDel="00000000" w:rsidR="00000000" w:rsidRPr="00000000">
        <w:rPr>
          <w:b w:val="1"/>
          <w:bCs w:val="1"/>
          <w:i w:val="1"/>
          <w:iCs w:val="1"/>
          <w:color w:val="000000"/>
          <w:sz w:val="24"/>
          <w:szCs w:val="24"/>
        </w:rPr>
        <w:drawing>
          <wp:inline distB="114300" distT="114300" distL="114300" distR="114300">
            <wp:extent cx="9257535" cy="5499100"/>
            <wp:effectExtent b="0" l="0" r="0" t="0"/>
            <wp:docPr id="21"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9257535"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60" w:before="60" w:line="276" w:lineRule="auto"/>
        <w:rPr>
          <w:i w:val="1"/>
          <w:iCs w:val="1"/>
          <w:sz w:val="24"/>
          <w:szCs w:val="24"/>
        </w:rPr>
      </w:pPr>
      <w:r w:rsidDel="00000000" w:rsidR="00000000" w:rsidRPr="00000000">
        <w:rPr>
          <w:rtl w:val="0"/>
        </w:rPr>
      </w:r>
    </w:p>
    <w:p w:rsidR="00000000" w:rsidDel="00000000" w:rsidP="00000000" w:rsidRDefault="00000000" w:rsidRPr="00000000" w14:paraId="00000620">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621">
      <w:pPr>
        <w:spacing w:after="60" w:before="60" w:line="276" w:lineRule="auto"/>
        <w:rPr>
          <w:b w:val="1"/>
          <w:bCs w:val="1"/>
          <w:i w:val="1"/>
          <w:iCs w:val="1"/>
          <w:color w:val="000000"/>
          <w:sz w:val="24"/>
          <w:szCs w:val="24"/>
        </w:rPr>
      </w:pPr>
      <w:r w:rsidDel="00000000" w:rsidR="00000000" w:rsidRPr="00000000">
        <w:rPr>
          <w:rtl w:val="0"/>
        </w:rPr>
      </w:r>
    </w:p>
    <w:tbl>
      <w:tblPr>
        <w:tblStyle w:val="Table18"/>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115"/>
        <w:gridCol w:w="1620"/>
        <w:gridCol w:w="1170"/>
        <w:gridCol w:w="1635"/>
        <w:gridCol w:w="7740"/>
        <w:tblGridChange w:id="0">
          <w:tblGrid>
            <w:gridCol w:w="675"/>
            <w:gridCol w:w="2115"/>
            <w:gridCol w:w="1620"/>
            <w:gridCol w:w="1170"/>
            <w:gridCol w:w="1635"/>
            <w:gridCol w:w="7740"/>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22">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2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24">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25">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26">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27">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8">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9">
            <w:pPr>
              <w:spacing w:after="0" w:before="240" w:line="276" w:lineRule="auto"/>
              <w:rPr>
                <w:color w:val="000000"/>
                <w:sz w:val="24"/>
                <w:szCs w:val="24"/>
              </w:rPr>
            </w:pPr>
            <w:r w:rsidDel="00000000" w:rsidR="00000000" w:rsidRPr="00000000">
              <w:rPr>
                <w:color w:val="000000"/>
                <w:sz w:val="24"/>
                <w:szCs w:val="24"/>
                <w:rtl w:val="0"/>
              </w:rPr>
              <w:t xml:space="preserve">STEP 1 - Cấu hình điều kiện áp dụng và chu kỳ gói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A">
            <w:pPr>
              <w:spacing w:after="0" w:before="240" w:line="276" w:lineRule="auto"/>
              <w:jc w:val="center"/>
              <w:rPr>
                <w:color w:val="000000"/>
                <w:sz w:val="24"/>
                <w:szCs w:val="24"/>
              </w:rPr>
            </w:pPr>
            <w:r w:rsidDel="00000000" w:rsidR="00000000" w:rsidRPr="00000000">
              <w:rPr>
                <w:color w:val="000000"/>
                <w:sz w:val="24"/>
                <w:szCs w:val="24"/>
                <w:rtl w:val="0"/>
              </w:rPr>
              <w:t xml:space="preserve">Tab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D">
            <w:pPr>
              <w:spacing w:after="0" w:before="240" w:line="276" w:lineRule="auto"/>
              <w:rPr>
                <w:color w:val="000000"/>
                <w:sz w:val="24"/>
                <w:szCs w:val="24"/>
              </w:rPr>
            </w:pPr>
            <w:r w:rsidDel="00000000" w:rsidR="00000000" w:rsidRPr="00000000">
              <w:rPr>
                <w:color w:val="000000"/>
                <w:sz w:val="24"/>
                <w:szCs w:val="24"/>
                <w:rtl w:val="0"/>
              </w:rPr>
              <w:t xml:space="preserve">Click Tab STEP 1 - Cấu hình điều kiện áp dụng và chu kỳ gói bán </w:t>
            </w:r>
          </w:p>
          <w:p w:rsidR="00000000" w:rsidDel="00000000" w:rsidP="00000000" w:rsidRDefault="00000000" w:rsidRPr="00000000" w14:paraId="0000062E">
            <w:pPr>
              <w:spacing w:after="0" w:before="240" w:line="276" w:lineRule="auto"/>
              <w:rPr>
                <w:color w:val="000000"/>
                <w:sz w:val="24"/>
                <w:szCs w:val="24"/>
              </w:rPr>
            </w:pPr>
            <w:r w:rsidDel="00000000" w:rsidR="00000000" w:rsidRPr="00000000">
              <w:rPr>
                <w:color w:val="000000"/>
                <w:sz w:val="24"/>
                <w:szCs w:val="24"/>
                <w:rtl w:val="0"/>
              </w:rPr>
              <w:t xml:space="preserve">Hệ thống hiển thị màn hình Cấu hình điều kiện áp dụng và chu kỳ gói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F">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0">
            <w:pPr>
              <w:spacing w:after="0" w:before="240" w:line="276" w:lineRule="auto"/>
              <w:rPr>
                <w:color w:val="000000"/>
                <w:sz w:val="24"/>
                <w:szCs w:val="24"/>
              </w:rPr>
            </w:pPr>
            <w:r w:rsidDel="00000000" w:rsidR="00000000" w:rsidRPr="00000000">
              <w:rPr>
                <w:color w:val="000000"/>
                <w:sz w:val="24"/>
                <w:szCs w:val="24"/>
                <w:rtl w:val="0"/>
              </w:rPr>
              <w:t xml:space="preserve">Gói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1">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2">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3">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4">
            <w:pPr>
              <w:spacing w:after="0" w:before="240" w:line="276" w:lineRule="auto"/>
              <w:rPr>
                <w:color w:val="000000"/>
                <w:sz w:val="24"/>
                <w:szCs w:val="24"/>
              </w:rPr>
            </w:pPr>
            <w:r w:rsidDel="00000000" w:rsidR="00000000" w:rsidRPr="00000000">
              <w:rPr>
                <w:color w:val="000000"/>
                <w:sz w:val="24"/>
                <w:szCs w:val="24"/>
                <w:rtl w:val="0"/>
              </w:rPr>
              <w:t xml:space="preserve">Click dropdown để chọn gói bán, có chức năng search theo Tên gói bán để chọn </w:t>
            </w:r>
          </w:p>
          <w:p w:rsidR="00000000" w:rsidDel="00000000" w:rsidP="00000000" w:rsidRDefault="00000000" w:rsidRPr="00000000" w14:paraId="00000635">
            <w:pPr>
              <w:spacing w:after="0" w:before="240" w:line="276" w:lineRule="auto"/>
              <w:rPr>
                <w:color w:val="000000"/>
                <w:sz w:val="24"/>
                <w:szCs w:val="24"/>
              </w:rPr>
            </w:pPr>
            <w:r w:rsidDel="00000000" w:rsidR="00000000" w:rsidRPr="00000000">
              <w:rPr>
                <w:color w:val="000000"/>
                <w:sz w:val="24"/>
                <w:szCs w:val="24"/>
                <w:rtl w:val="0"/>
              </w:rPr>
              <w:t xml:space="preserve">Hệ thống hiển thị danh sách gói bán đang hoạt động</w:t>
            </w:r>
          </w:p>
        </w:tc>
      </w:tr>
      <w:tr>
        <w:trPr>
          <w:cantSplit w:val="0"/>
          <w:trHeight w:val="180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6">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7">
            <w:pPr>
              <w:spacing w:after="0" w:before="240" w:line="276" w:lineRule="auto"/>
              <w:rPr>
                <w:color w:val="000000"/>
                <w:sz w:val="24"/>
                <w:szCs w:val="24"/>
              </w:rPr>
            </w:pPr>
            <w:r w:rsidDel="00000000" w:rsidR="00000000" w:rsidRPr="00000000">
              <w:rPr>
                <w:color w:val="000000"/>
                <w:sz w:val="24"/>
                <w:szCs w:val="24"/>
                <w:rtl w:val="0"/>
              </w:rPr>
              <w:t xml:space="preserve">Danh sách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8">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B">
            <w:pPr>
              <w:spacing w:after="0" w:before="240" w:line="276" w:lineRule="auto"/>
              <w:rPr>
                <w:color w:val="000000"/>
                <w:sz w:val="24"/>
                <w:szCs w:val="24"/>
              </w:rPr>
            </w:pPr>
            <w:r w:rsidDel="00000000" w:rsidR="00000000" w:rsidRPr="00000000">
              <w:rPr>
                <w:color w:val="000000"/>
                <w:sz w:val="24"/>
                <w:szCs w:val="24"/>
                <w:rtl w:val="0"/>
              </w:rPr>
              <w:t xml:space="preserve">Hiển thị danh sách sản phẩm và thiết bị thuộc gói bán</w:t>
            </w:r>
          </w:p>
          <w:tbl>
            <w:tblPr>
              <w:tblStyle w:val="Table19"/>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tblGridChange w:id="0">
                <w:tblGrid>
                  <w:gridCol w:w="7725"/>
                </w:tblGrid>
              </w:tblGridChange>
            </w:tblGrid>
            <w:tr>
              <w:trPr>
                <w:cantSplit w:val="0"/>
                <w:trHeight w:val="709.7460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pacing w:after="0" w:before="240" w:line="276" w:lineRule="auto"/>
                    <w:rPr>
                      <w:color w:val="000000"/>
                      <w:sz w:val="24"/>
                      <w:szCs w:val="24"/>
                    </w:rPr>
                  </w:pPr>
                  <w:r w:rsidDel="00000000" w:rsidR="00000000" w:rsidRPr="00000000">
                    <w:rPr>
                      <w:color w:val="000000"/>
                      <w:sz w:val="24"/>
                      <w:szCs w:val="24"/>
                      <w:rtl w:val="0"/>
                    </w:rPr>
                    <w:t xml:space="preserve">Liệt kê toàn bộ sản phẩm trong gói bán theo STT, sản phẩm chính và sản phẩm đi kèm (không chỉnh sửa).</w:t>
                  </w:r>
                </w:p>
              </w:tc>
            </w:tr>
          </w:tbl>
          <w:p w:rsidR="00000000" w:rsidDel="00000000" w:rsidP="00000000" w:rsidRDefault="00000000" w:rsidRPr="00000000" w14:paraId="0000063D">
            <w:pPr>
              <w:spacing w:after="0" w:before="240" w:line="276" w:lineRule="auto"/>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E">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F">
            <w:pPr>
              <w:spacing w:after="0" w:before="240" w:line="276" w:lineRule="auto"/>
              <w:rPr>
                <w:color w:val="000000"/>
                <w:sz w:val="24"/>
                <w:szCs w:val="24"/>
              </w:rPr>
            </w:pPr>
            <w:r w:rsidDel="00000000" w:rsidR="00000000" w:rsidRPr="00000000">
              <w:rPr>
                <w:color w:val="000000"/>
                <w:sz w:val="24"/>
                <w:szCs w:val="24"/>
                <w:rtl w:val="0"/>
              </w:rPr>
              <w:t xml:space="preserve">Tên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0">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1">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3">
            <w:pPr>
              <w:spacing w:after="0" w:before="240" w:line="276" w:lineRule="auto"/>
              <w:rPr>
                <w:color w:val="000000"/>
                <w:sz w:val="24"/>
                <w:szCs w:val="24"/>
              </w:rPr>
            </w:pPr>
            <w:r w:rsidDel="00000000" w:rsidR="00000000" w:rsidRPr="00000000">
              <w:rPr>
                <w:color w:val="000000"/>
                <w:sz w:val="24"/>
                <w:szCs w:val="24"/>
                <w:rtl w:val="0"/>
              </w:rPr>
              <w:t xml:space="preserve">Cho phép người dùng nhập tên giá bán </w:t>
            </w:r>
          </w:p>
          <w:p w:rsidR="00000000" w:rsidDel="00000000" w:rsidP="00000000" w:rsidRDefault="00000000" w:rsidRPr="00000000" w14:paraId="00000644">
            <w:pPr>
              <w:spacing w:after="0" w:before="240" w:line="276" w:lineRule="auto"/>
              <w:rPr>
                <w:color w:val="000000"/>
                <w:sz w:val="24"/>
                <w:szCs w:val="24"/>
              </w:rPr>
            </w:pPr>
            <w:r w:rsidDel="00000000" w:rsidR="00000000" w:rsidRPr="00000000">
              <w:rPr>
                <w:color w:val="000000"/>
                <w:sz w:val="24"/>
                <w:szCs w:val="24"/>
                <w:rtl w:val="0"/>
              </w:rPr>
              <w:t xml:space="preserve">Giới hạn 255 ký tự </w:t>
            </w:r>
          </w:p>
          <w:p w:rsidR="00000000" w:rsidDel="00000000" w:rsidP="00000000" w:rsidRDefault="00000000" w:rsidRPr="00000000" w14:paraId="00000645">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646">
            <w:pPr>
              <w:spacing w:after="0" w:before="240" w:line="276" w:lineRule="auto"/>
              <w:rPr>
                <w:color w:val="000000"/>
                <w:sz w:val="24"/>
                <w:szCs w:val="24"/>
              </w:rPr>
            </w:pPr>
            <w:r w:rsidDel="00000000" w:rsidR="00000000" w:rsidRPr="00000000">
              <w:rPr>
                <w:color w:val="000000"/>
                <w:sz w:val="24"/>
                <w:szCs w:val="24"/>
                <w:rtl w:val="0"/>
              </w:rPr>
              <w:t xml:space="preserve">Nếu bỏ trống: Hệ thống hiển thị Vui lòng nhập Tên giá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7">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8">
            <w:pPr>
              <w:spacing w:after="0" w:before="240" w:line="276" w:lineRule="auto"/>
              <w:rPr>
                <w:color w:val="000000"/>
                <w:sz w:val="24"/>
                <w:szCs w:val="24"/>
              </w:rPr>
            </w:pPr>
            <w:r w:rsidDel="00000000" w:rsidR="00000000" w:rsidRPr="00000000">
              <w:rPr>
                <w:color w:val="000000"/>
                <w:sz w:val="24"/>
                <w:szCs w:val="24"/>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9">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A">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B">
            <w:pPr>
              <w:spacing w:after="0" w:before="240" w:line="276" w:lineRule="auto"/>
              <w:jc w:val="center"/>
              <w:rPr>
                <w:color w:val="000000"/>
                <w:sz w:val="24"/>
                <w:szCs w:val="24"/>
              </w:rPr>
            </w:pPr>
            <w:r w:rsidDel="00000000" w:rsidR="00000000" w:rsidRPr="00000000">
              <w:rPr>
                <w:color w:val="000000"/>
                <w:sz w:val="24"/>
                <w:szCs w:val="24"/>
                <w:rtl w:val="0"/>
              </w:rPr>
              <w:t xml:space="preserve">Hoạt động (bật)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C">
            <w:pPr>
              <w:spacing w:after="0" w:before="240" w:line="276" w:lineRule="auto"/>
              <w:rPr>
                <w:color w:val="000000"/>
                <w:sz w:val="24"/>
                <w:szCs w:val="24"/>
              </w:rPr>
            </w:pPr>
            <w:r w:rsidDel="00000000" w:rsidR="00000000" w:rsidRPr="00000000">
              <w:rPr>
                <w:color w:val="000000"/>
                <w:sz w:val="24"/>
                <w:szCs w:val="24"/>
                <w:rtl w:val="0"/>
              </w:rPr>
              <w:t xml:space="preserve">Cho phép chọn trạng thái hoạt động của cấu hình vùng áp dụng. </w:t>
            </w:r>
          </w:p>
          <w:p w:rsidR="00000000" w:rsidDel="00000000" w:rsidP="00000000" w:rsidRDefault="00000000" w:rsidRPr="00000000" w14:paraId="0000064D">
            <w:pPr>
              <w:spacing w:after="0" w:before="240" w:line="276" w:lineRule="auto"/>
              <w:rPr>
                <w:color w:val="000000"/>
                <w:sz w:val="24"/>
                <w:szCs w:val="24"/>
              </w:rPr>
            </w:pPr>
            <w:r w:rsidDel="00000000" w:rsidR="00000000" w:rsidRPr="00000000">
              <w:rPr>
                <w:color w:val="000000"/>
                <w:sz w:val="24"/>
                <w:szCs w:val="24"/>
                <w:rtl w:val="0"/>
              </w:rPr>
              <w:t xml:space="preserve">Khi bật, vùng áp dụng được kích hoạt.</w:t>
            </w:r>
          </w:p>
          <w:p w:rsidR="00000000" w:rsidDel="00000000" w:rsidP="00000000" w:rsidRDefault="00000000" w:rsidRPr="00000000" w14:paraId="0000064E">
            <w:pPr>
              <w:numPr>
                <w:ilvl w:val="0"/>
                <w:numId w:val="10"/>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Hoạt động</w:t>
            </w:r>
          </w:p>
          <w:p w:rsidR="00000000" w:rsidDel="00000000" w:rsidP="00000000" w:rsidRDefault="00000000" w:rsidRPr="00000000" w14:paraId="0000064F">
            <w:pPr>
              <w:numPr>
                <w:ilvl w:val="0"/>
                <w:numId w:val="10"/>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Ngưng hoạt động</w:t>
            </w:r>
          </w:p>
          <w:p w:rsidR="00000000" w:rsidDel="00000000" w:rsidP="00000000" w:rsidRDefault="00000000" w:rsidRPr="00000000" w14:paraId="00000650">
            <w:pPr>
              <w:spacing w:after="0" w:before="240" w:line="276" w:lineRule="auto"/>
              <w:rPr>
                <w:color w:val="000000"/>
                <w:sz w:val="24"/>
                <w:szCs w:val="24"/>
              </w:rPr>
            </w:pPr>
            <w:r w:rsidDel="00000000" w:rsidR="00000000" w:rsidRPr="00000000">
              <w:rPr>
                <w:color w:val="000000"/>
                <w:sz w:val="24"/>
                <w:szCs w:val="24"/>
                <w:rtl w:val="0"/>
              </w:rPr>
              <w:t xml:space="preserve">Mặc định khi khởi tạo bản ghi mới ở trạng thái Hoạt động.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1">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2">
            <w:pPr>
              <w:spacing w:after="0" w:before="240" w:line="276" w:lineRule="auto"/>
              <w:rPr>
                <w:color w:val="000000"/>
                <w:sz w:val="24"/>
                <w:szCs w:val="24"/>
              </w:rPr>
            </w:pPr>
            <w:r w:rsidDel="00000000" w:rsidR="00000000" w:rsidRPr="00000000">
              <w:rPr>
                <w:color w:val="000000"/>
                <w:sz w:val="24"/>
                <w:szCs w:val="24"/>
                <w:rtl w:val="0"/>
              </w:rPr>
              <w:t xml:space="preserve">Ngày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3">
            <w:pPr>
              <w:spacing w:after="0" w:before="240" w:line="276" w:lineRule="auto"/>
              <w:jc w:val="center"/>
              <w:rPr>
                <w:color w:val="000000"/>
                <w:sz w:val="24"/>
                <w:szCs w:val="24"/>
              </w:rPr>
            </w:pPr>
            <w:r w:rsidDel="00000000" w:rsidR="00000000" w:rsidRPr="00000000">
              <w:rPr>
                <w:color w:val="000000"/>
                <w:sz w:val="24"/>
                <w:szCs w:val="24"/>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4">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6">
            <w:pPr>
              <w:spacing w:after="0" w:before="240" w:line="276" w:lineRule="auto"/>
              <w:rPr>
                <w:color w:val="000000"/>
                <w:sz w:val="24"/>
                <w:szCs w:val="24"/>
              </w:rPr>
            </w:pPr>
            <w:r w:rsidDel="00000000" w:rsidR="00000000" w:rsidRPr="00000000">
              <w:rPr>
                <w:color w:val="000000"/>
                <w:sz w:val="24"/>
                <w:szCs w:val="24"/>
                <w:rtl w:val="0"/>
              </w:rPr>
              <w:t xml:space="preserve">Chọn ngày bắt đầu có hiệu lực của cấu hình vùng áp dụng.</w:t>
            </w:r>
          </w:p>
          <w:p w:rsidR="00000000" w:rsidDel="00000000" w:rsidP="00000000" w:rsidRDefault="00000000" w:rsidRPr="00000000" w14:paraId="00000657">
            <w:pPr>
              <w:spacing w:after="0" w:before="240" w:line="276" w:lineRule="auto"/>
              <w:rPr>
                <w:color w:val="000000"/>
                <w:sz w:val="24"/>
                <w:szCs w:val="24"/>
              </w:rPr>
            </w:pPr>
            <w:r w:rsidDel="00000000" w:rsidR="00000000" w:rsidRPr="00000000">
              <w:rPr>
                <w:color w:val="000000"/>
                <w:sz w:val="24"/>
                <w:szCs w:val="24"/>
                <w:rtl w:val="0"/>
              </w:rPr>
              <w:t xml:space="preserve">Chọn Ngày áp dụng &lt; Ngày kết thúc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8">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9">
            <w:pPr>
              <w:spacing w:after="0" w:before="240" w:line="276" w:lineRule="auto"/>
              <w:rPr>
                <w:color w:val="000000"/>
                <w:sz w:val="24"/>
                <w:szCs w:val="24"/>
              </w:rPr>
            </w:pPr>
            <w:r w:rsidDel="00000000" w:rsidR="00000000" w:rsidRPr="00000000">
              <w:rPr>
                <w:color w:val="000000"/>
                <w:sz w:val="24"/>
                <w:szCs w:val="24"/>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A">
            <w:pPr>
              <w:spacing w:after="0" w:before="240" w:line="276" w:lineRule="auto"/>
              <w:jc w:val="center"/>
              <w:rPr>
                <w:color w:val="000000"/>
                <w:sz w:val="24"/>
                <w:szCs w:val="24"/>
              </w:rPr>
            </w:pPr>
            <w:r w:rsidDel="00000000" w:rsidR="00000000" w:rsidRPr="00000000">
              <w:rPr>
                <w:color w:val="000000"/>
                <w:sz w:val="24"/>
                <w:szCs w:val="24"/>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B">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D">
            <w:pPr>
              <w:spacing w:after="0" w:before="240" w:line="276" w:lineRule="auto"/>
              <w:rPr>
                <w:color w:val="000000"/>
                <w:sz w:val="24"/>
                <w:szCs w:val="24"/>
              </w:rPr>
            </w:pPr>
            <w:r w:rsidDel="00000000" w:rsidR="00000000" w:rsidRPr="00000000">
              <w:rPr>
                <w:color w:val="000000"/>
                <w:sz w:val="24"/>
                <w:szCs w:val="24"/>
                <w:rtl w:val="0"/>
              </w:rPr>
              <w:t xml:space="preserve">Chọn ngày hết hiệu lực của cấu hình vùng áp dụng, ngày kết thúc phải sau người bắt đầu</w:t>
            </w:r>
          </w:p>
          <w:p w:rsidR="00000000" w:rsidDel="00000000" w:rsidP="00000000" w:rsidRDefault="00000000" w:rsidRPr="00000000" w14:paraId="0000065E">
            <w:pPr>
              <w:spacing w:after="0" w:before="240" w:line="276" w:lineRule="auto"/>
              <w:rPr>
                <w:color w:val="000000"/>
                <w:sz w:val="24"/>
                <w:szCs w:val="24"/>
              </w:rPr>
            </w:pPr>
            <w:r w:rsidDel="00000000" w:rsidR="00000000" w:rsidRPr="00000000">
              <w:rPr>
                <w:color w:val="000000"/>
                <w:sz w:val="24"/>
                <w:szCs w:val="24"/>
                <w:rtl w:val="0"/>
              </w:rPr>
              <w:t xml:space="preserve">Sau thời điểm này, cấu hình không còn được áp dụng.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F">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0">
            <w:pPr>
              <w:spacing w:after="0" w:before="240" w:line="276" w:lineRule="auto"/>
              <w:rPr>
                <w:color w:val="000000"/>
                <w:sz w:val="24"/>
                <w:szCs w:val="24"/>
              </w:rPr>
            </w:pPr>
            <w:r w:rsidDel="00000000" w:rsidR="00000000" w:rsidRPr="00000000">
              <w:rPr>
                <w:color w:val="000000"/>
                <w:sz w:val="24"/>
                <w:szCs w:val="24"/>
                <w:rtl w:val="0"/>
              </w:rPr>
              <w:t xml:space="preserve">Khu vực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1">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2">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3">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4">
            <w:pPr>
              <w:spacing w:after="0" w:before="240" w:line="276" w:lineRule="auto"/>
              <w:rPr>
                <w:color w:val="000000"/>
                <w:sz w:val="24"/>
                <w:szCs w:val="24"/>
              </w:rPr>
            </w:pPr>
            <w:commentRangeStart w:id="86"/>
            <w:commentRangeStart w:id="87"/>
            <w:r w:rsidDel="00000000" w:rsidR="00000000" w:rsidRPr="00000000">
              <w:rPr>
                <w:color w:val="000000"/>
                <w:sz w:val="24"/>
                <w:szCs w:val="24"/>
                <w:rtl w:val="0"/>
              </w:rPr>
              <w:t xml:space="preserve">Chọn khu vực địa lý mà gói bán được phép áp dụng</w:t>
              <w:br w:type="textWrapping"/>
              <w:t xml:space="preserve">Dữ liệu được lấy từ Cấu hình khu vực và thêm giá trị “+Thêm khu vực”. Khi click giá trị “+Thêm khu vực”, mở popup “Tạo cấu hình khu vực mới”. </w:t>
              <w:br w:type="textWrapping"/>
              <w:t xml:space="preserve">Có thể chọn nhiều khu vực áp dụng.</w:t>
            </w:r>
          </w:p>
          <w:p w:rsidR="00000000" w:rsidDel="00000000" w:rsidP="00000000" w:rsidRDefault="00000000" w:rsidRPr="00000000" w14:paraId="00000665">
            <w:pPr>
              <w:spacing w:after="0" w:before="240" w:line="276" w:lineRule="auto"/>
              <w:rPr>
                <w:color w:val="000000"/>
                <w:sz w:val="24"/>
                <w:szCs w:val="24"/>
              </w:rPr>
            </w:pPr>
            <w:r w:rsidDel="00000000" w:rsidR="00000000" w:rsidRPr="00000000">
              <w:rPr>
                <w:rtl w:val="0"/>
              </w:rPr>
            </w:r>
          </w:p>
          <w:p w:rsidR="00000000" w:rsidDel="00000000" w:rsidP="00000000" w:rsidRDefault="00000000" w:rsidRPr="00000000" w14:paraId="00000666">
            <w:pPr>
              <w:spacing w:after="60" w:before="60" w:line="276" w:lineRule="auto"/>
              <w:rPr>
                <w:color w:val="000000"/>
                <w:sz w:val="24"/>
                <w:szCs w:val="24"/>
              </w:rPr>
            </w:pPr>
            <w:r w:rsidDel="00000000" w:rsidR="00000000" w:rsidRPr="00000000">
              <w:rPr>
                <w:color w:val="000000"/>
                <w:sz w:val="24"/>
                <w:szCs w:val="24"/>
                <w:rtl w:val="0"/>
              </w:rPr>
              <w:t xml:space="preserve">Khi hệ thống Tạo khu vực mới thành công, sẽ cập nhật tương ứng vào danh sách khu vực.</w:t>
              <w:br w:type="textWrapping"/>
              <w:t xml:space="preserve">Ngược lại, khi tạo mới thành công khu vực ở Cấu hình khu vực, sẽ thêm giá trị tương ứng vào Dropdown Khu vực áp dụng trong màn Tạo mới giá bán.</w:t>
            </w:r>
          </w:p>
          <w:p w:rsidR="00000000" w:rsidDel="00000000" w:rsidP="00000000" w:rsidRDefault="00000000" w:rsidRPr="00000000" w14:paraId="00000667">
            <w:pPr>
              <w:rPr>
                <w:b w:val="1"/>
                <w:bCs w:val="1"/>
                <w:i w:val="1"/>
                <w:iCs w:val="1"/>
                <w:color w:val="000000"/>
                <w:sz w:val="24"/>
                <w:szCs w:val="24"/>
              </w:rPr>
            </w:pPr>
            <w:r w:rsidDel="00000000" w:rsidR="00000000" w:rsidRPr="00000000">
              <w:rPr>
                <w:rtl w:val="0"/>
              </w:rPr>
              <w:t xml:space="preserve">Tham khảo </w:t>
            </w:r>
            <w:r w:rsidDel="00000000" w:rsidR="00000000" w:rsidRPr="00000000">
              <w:rPr>
                <w:b w:val="1"/>
                <w:bCs w:val="1"/>
                <w:rtl w:val="0"/>
              </w:rPr>
              <w:t xml:space="preserve">2. Chức năng Tạo mới khu vực </w:t>
            </w:r>
            <w:r w:rsidDel="00000000" w:rsidR="00000000" w:rsidRPr="00000000">
              <w:rPr>
                <w:rtl w:val="0"/>
              </w:rPr>
              <w:t xml:space="preserve">tại </w:t>
            </w:r>
            <w:hyperlink r:id="rId35">
              <w:r w:rsidDel="00000000" w:rsidR="00000000" w:rsidRPr="00000000">
                <w:rPr>
                  <w:color w:val="0000ee"/>
                  <w:u w:val="single"/>
                  <w:rtl w:val="0"/>
                </w:rPr>
                <w:t xml:space="preserve">[Phase 1] URD - Location Management</w:t>
              </w:r>
            </w:hyperlink>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668">
            <w:pPr>
              <w:spacing w:after="0" w:before="240" w:line="276" w:lineRule="auto"/>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9">
            <w:pPr>
              <w:spacing w:after="0" w:before="240" w:line="276" w:lineRule="auto"/>
              <w:jc w:val="center"/>
              <w:rPr>
                <w:color w:val="000000"/>
                <w:sz w:val="24"/>
                <w:szCs w:val="24"/>
              </w:rPr>
            </w:pPr>
            <w:commentRangeEnd w:id="86"/>
            <w:r w:rsidDel="00000000" w:rsidR="00000000" w:rsidRPr="00000000">
              <w:commentReference w:id="86"/>
            </w:r>
            <w:commentRangeEnd w:id="87"/>
            <w:r w:rsidDel="00000000" w:rsidR="00000000" w:rsidRPr="00000000">
              <w:commentReference w:id="87"/>
            </w: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A">
            <w:pPr>
              <w:spacing w:after="0" w:before="240" w:line="276" w:lineRule="auto"/>
              <w:rPr>
                <w:color w:val="000000"/>
                <w:sz w:val="24"/>
                <w:szCs w:val="24"/>
              </w:rPr>
            </w:pPr>
            <w:r w:rsidDel="00000000" w:rsidR="00000000" w:rsidRPr="00000000">
              <w:rPr>
                <w:color w:val="000000"/>
                <w:sz w:val="24"/>
                <w:szCs w:val="24"/>
                <w:rtl w:val="0"/>
              </w:rPr>
              <w:t xml:space="preserve">Kênh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B">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C">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D">
            <w:pPr>
              <w:spacing w:after="0" w:before="240" w:line="276" w:lineRule="auto"/>
              <w:jc w:val="center"/>
              <w:rPr>
                <w:color w:val="000000"/>
                <w:sz w:val="24"/>
                <w:szCs w:val="24"/>
              </w:rPr>
            </w:pPr>
            <w:r w:rsidDel="00000000" w:rsidR="00000000" w:rsidRPr="00000000">
              <w:rPr>
                <w:color w:val="000000"/>
                <w:sz w:val="24"/>
                <w:szCs w:val="24"/>
                <w:rtl w:val="0"/>
              </w:rPr>
              <w:t xml:space="preserve">Web,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E">
            <w:pPr>
              <w:spacing w:after="0" w:before="240" w:line="276" w:lineRule="auto"/>
              <w:rPr>
                <w:color w:val="000000"/>
                <w:sz w:val="24"/>
                <w:szCs w:val="24"/>
              </w:rPr>
            </w:pPr>
            <w:r w:rsidDel="00000000" w:rsidR="00000000" w:rsidRPr="00000000">
              <w:rPr>
                <w:color w:val="000000"/>
                <w:sz w:val="24"/>
                <w:szCs w:val="24"/>
                <w:rtl w:val="0"/>
              </w:rPr>
              <w:t xml:space="preserve">Chọn các kênh triển khai bán hàng cho gói (ví dụ: Web, App, POS...).</w:t>
              <w:br w:type="textWrapping"/>
              <w:t xml:space="preserve">Có thể chọn nhiều kênh bán trong 1 bản ghi giá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F">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0">
            <w:pPr>
              <w:spacing w:after="0" w:before="240" w:line="276" w:lineRule="auto"/>
              <w:rPr>
                <w:color w:val="000000"/>
                <w:sz w:val="24"/>
                <w:szCs w:val="24"/>
              </w:rPr>
            </w:pPr>
            <w:r w:rsidDel="00000000" w:rsidR="00000000" w:rsidRPr="00000000">
              <w:rPr>
                <w:color w:val="000000"/>
                <w:sz w:val="24"/>
                <w:szCs w:val="24"/>
                <w:rtl w:val="0"/>
              </w:rPr>
              <w:t xml:space="preserve">Nguồn tạo chính sách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1">
            <w:pPr>
              <w:spacing w:after="0" w:before="240" w:line="276" w:lineRule="auto"/>
              <w:rPr>
                <w:color w:val="000000"/>
                <w:sz w:val="24"/>
                <w:szCs w:val="24"/>
              </w:rPr>
            </w:pPr>
            <w:r w:rsidDel="00000000" w:rsidR="00000000" w:rsidRPr="00000000">
              <w:rPr>
                <w:color w:val="000000"/>
                <w:sz w:val="24"/>
                <w:szCs w:val="24"/>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2">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3">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4">
            <w:pPr>
              <w:spacing w:after="0" w:before="240" w:line="276" w:lineRule="auto"/>
              <w:rPr>
                <w:color w:val="000000"/>
                <w:sz w:val="24"/>
                <w:szCs w:val="24"/>
              </w:rPr>
            </w:pPr>
            <w:r w:rsidDel="00000000" w:rsidR="00000000" w:rsidRPr="00000000">
              <w:rPr>
                <w:color w:val="000000"/>
                <w:sz w:val="24"/>
                <w:szCs w:val="24"/>
                <w:rtl w:val="0"/>
              </w:rPr>
              <w:t xml:space="preserve">Chọn nguồn tạo giá theo chính sách nội bộ</w:t>
            </w:r>
          </w:p>
          <w:p w:rsidR="00000000" w:rsidDel="00000000" w:rsidP="00000000" w:rsidRDefault="00000000" w:rsidRPr="00000000" w14:paraId="00000675">
            <w:pPr>
              <w:spacing w:after="0" w:before="240" w:line="276" w:lineRule="auto"/>
              <w:rPr>
                <w:color w:val="000000"/>
                <w:sz w:val="24"/>
                <w:szCs w:val="24"/>
              </w:rPr>
            </w:pPr>
            <w:r w:rsidDel="00000000" w:rsidR="00000000" w:rsidRPr="00000000">
              <w:rPr>
                <w:color w:val="000000"/>
                <w:sz w:val="24"/>
                <w:szCs w:val="24"/>
                <w:rtl w:val="0"/>
              </w:rPr>
              <w:t xml:space="preserve">Chọn 1 trong 2 giá trị: IBB hoặc ECOM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6">
            <w:pPr>
              <w:spacing w:after="0" w:before="240" w:line="276" w:lineRule="auto"/>
              <w:jc w:val="center"/>
              <w:rPr>
                <w:color w:val="000000"/>
                <w:sz w:val="24"/>
                <w:szCs w:val="24"/>
              </w:rPr>
            </w:pPr>
            <w:commentRangeStart w:id="88"/>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7">
            <w:pPr>
              <w:spacing w:after="0" w:before="240" w:line="276" w:lineRule="auto"/>
              <w:rPr>
                <w:color w:val="000000"/>
                <w:sz w:val="24"/>
                <w:szCs w:val="24"/>
              </w:rPr>
            </w:pPr>
            <w:r w:rsidDel="00000000" w:rsidR="00000000" w:rsidRPr="00000000">
              <w:rPr>
                <w:color w:val="000000"/>
                <w:sz w:val="24"/>
                <w:szCs w:val="24"/>
                <w:rtl w:val="0"/>
              </w:rPr>
              <w:t xml:space="preserve">Mã chính sách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8">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B">
            <w:pPr>
              <w:spacing w:after="0" w:before="240" w:line="276" w:lineRule="auto"/>
              <w:rPr>
                <w:color w:val="000000"/>
                <w:sz w:val="24"/>
                <w:szCs w:val="24"/>
              </w:rPr>
            </w:pPr>
            <w:r w:rsidDel="00000000" w:rsidR="00000000" w:rsidRPr="00000000">
              <w:rPr>
                <w:color w:val="000000"/>
                <w:sz w:val="24"/>
                <w:szCs w:val="24"/>
                <w:rtl w:val="0"/>
              </w:rPr>
              <w:t xml:space="preserve">Nếu nguồn tạo chính sách là IBB mà user nhập sai mã chính sách hoặc nhập đúng mã chính sách nhưng hết hiệu lực =&gt; hệ thống cập nhật lại mã chính sách mới tạo và đổi source tạo = ECOM và trạng thái QLCS = Chờ ban hành (tương tự luồng tạo mới giá bán của ECOM) </w:t>
            </w:r>
          </w:p>
          <w:p w:rsidR="00000000" w:rsidDel="00000000" w:rsidP="00000000" w:rsidRDefault="00000000" w:rsidRPr="00000000" w14:paraId="0000067C">
            <w:pPr>
              <w:spacing w:after="0" w:before="240" w:line="276" w:lineRule="auto"/>
              <w:rPr>
                <w:color w:val="000000"/>
                <w:sz w:val="24"/>
                <w:szCs w:val="24"/>
              </w:rPr>
            </w:pPr>
            <w:r w:rsidDel="00000000" w:rsidR="00000000" w:rsidRPr="00000000">
              <w:rPr>
                <w:color w:val="000000"/>
                <w:sz w:val="24"/>
                <w:szCs w:val="24"/>
                <w:rtl w:val="0"/>
              </w:rPr>
              <w:t xml:space="preserve">Hệ thống hiển thị tooltip bên cạnh trường Mã chính sách tương ứng: </w:t>
            </w:r>
          </w:p>
          <w:p w:rsidR="00000000" w:rsidDel="00000000" w:rsidP="00000000" w:rsidRDefault="00000000" w:rsidRPr="00000000" w14:paraId="0000067D">
            <w:pPr>
              <w:spacing w:after="0" w:before="240" w:line="276" w:lineRule="auto"/>
              <w:rPr>
                <w:color w:val="000000"/>
                <w:sz w:val="24"/>
                <w:szCs w:val="24"/>
              </w:rPr>
            </w:pPr>
            <w:r w:rsidDel="00000000" w:rsidR="00000000" w:rsidRPr="00000000">
              <w:rPr>
                <w:color w:val="000000"/>
                <w:sz w:val="24"/>
                <w:szCs w:val="24"/>
                <w:rtl w:val="0"/>
              </w:rPr>
              <w:t xml:space="preserve">“Khi chọn nguồn IBB, hệ thống sẽ kiểm tra mã chính sách: </w:t>
            </w:r>
          </w:p>
          <w:p w:rsidR="00000000" w:rsidDel="00000000" w:rsidP="00000000" w:rsidRDefault="00000000" w:rsidRPr="00000000" w14:paraId="0000067E">
            <w:pPr>
              <w:spacing w:after="0" w:before="240" w:line="276" w:lineRule="auto"/>
              <w:rPr>
                <w:color w:val="000000"/>
                <w:sz w:val="24"/>
                <w:szCs w:val="24"/>
              </w:rPr>
            </w:pPr>
            <w:r w:rsidDel="00000000" w:rsidR="00000000" w:rsidRPr="00000000">
              <w:rPr>
                <w:color w:val="000000"/>
                <w:sz w:val="24"/>
                <w:szCs w:val="24"/>
                <w:rtl w:val="0"/>
              </w:rPr>
              <w:t xml:space="preserve">- Mã hợp lệ → trạng thái Đã ban hành</w:t>
            </w:r>
          </w:p>
          <w:p w:rsidR="00000000" w:rsidDel="00000000" w:rsidP="00000000" w:rsidRDefault="00000000" w:rsidRPr="00000000" w14:paraId="0000067F">
            <w:pPr>
              <w:spacing w:after="0" w:before="240" w:line="276" w:lineRule="auto"/>
              <w:rPr>
                <w:color w:val="000000"/>
                <w:sz w:val="24"/>
                <w:szCs w:val="24"/>
              </w:rPr>
            </w:pPr>
            <w:r w:rsidDel="00000000" w:rsidR="00000000" w:rsidRPr="00000000">
              <w:rPr>
                <w:color w:val="000000"/>
                <w:sz w:val="24"/>
                <w:szCs w:val="24"/>
                <w:rtl w:val="0"/>
              </w:rPr>
              <w:t xml:space="preserve">- Mã không hợp lệ hoặc hết hiệu lực → tự động chuyển sang nguồn ECOM và trạng thái Chờ ban hành.”</w:t>
            </w:r>
          </w:p>
          <w:p w:rsidR="00000000" w:rsidDel="00000000" w:rsidP="00000000" w:rsidRDefault="00000000" w:rsidRPr="00000000" w14:paraId="00000680">
            <w:pPr>
              <w:spacing w:after="0" w:before="240" w:line="276" w:lineRule="auto"/>
              <w:rPr>
                <w:color w:val="000000"/>
                <w:sz w:val="24"/>
                <w:szCs w:val="24"/>
              </w:rPr>
            </w:pPr>
            <w:r w:rsidDel="00000000" w:rsidR="00000000" w:rsidRPr="00000000">
              <w:rPr>
                <w:color w:val="000000"/>
                <w:sz w:val="24"/>
                <w:szCs w:val="24"/>
                <w:rtl w:val="0"/>
              </w:rPr>
              <w:t xml:space="preserve">Nếu nguồn tạo chính sách là IBB nhập đúng mã chính sách + có hiệu lực =&gt; tự động cập nhật trạng thái dưới QLCS = Đã ban hành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1">
            <w:pPr>
              <w:spacing w:after="0" w:before="240" w:line="276" w:lineRule="auto"/>
              <w:rPr>
                <w:color w:val="000000"/>
                <w:sz w:val="24"/>
                <w:szCs w:val="24"/>
              </w:rPr>
            </w:pPr>
            <w:commentRangeEnd w:id="88"/>
            <w:r w:rsidDel="00000000" w:rsidR="00000000" w:rsidRPr="00000000">
              <w:commentReference w:id="88"/>
            </w: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2">
            <w:pPr>
              <w:spacing w:after="0" w:before="240" w:line="276" w:lineRule="auto"/>
              <w:rPr>
                <w:color w:val="000000"/>
                <w:sz w:val="24"/>
                <w:szCs w:val="24"/>
              </w:rPr>
            </w:pPr>
            <w:r w:rsidDel="00000000" w:rsidR="00000000" w:rsidRPr="00000000">
              <w:rPr>
                <w:color w:val="000000"/>
                <w:sz w:val="24"/>
                <w:szCs w:val="24"/>
                <w:rtl w:val="0"/>
              </w:rPr>
              <w:t xml:space="preserve">Chu kỳ thanh toán  (Số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3">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 / tag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5">
            <w:pPr>
              <w:spacing w:after="0" w:before="240" w:line="276" w:lineRule="auto"/>
              <w:jc w:val="center"/>
              <w:rPr>
                <w:color w:val="000000"/>
                <w:sz w:val="24"/>
                <w:szCs w:val="24"/>
              </w:rPr>
            </w:pPr>
            <w:r w:rsidDel="00000000" w:rsidR="00000000" w:rsidRPr="00000000">
              <w:rPr>
                <w:color w:val="000000"/>
                <w:sz w:val="24"/>
                <w:szCs w:val="24"/>
                <w:rtl w:val="0"/>
              </w:rPr>
              <w:t xml:space="preserve">1, 2, 3, 4, 5, 6, 7, 8, 9, 10, 11, 12, </w:t>
            </w:r>
            <w:r w:rsidDel="00000000" w:rsidR="00000000" w:rsidRPr="00000000">
              <w:rPr>
                <w:color w:val="000000"/>
                <w:sz w:val="24"/>
                <w:szCs w:val="24"/>
                <w:rtl w:val="0"/>
              </w:rPr>
              <w:t xml:space="preserve">13</w:t>
            </w:r>
            <w:r w:rsidDel="00000000" w:rsidR="00000000" w:rsidRPr="00000000">
              <w:rPr>
                <w:color w:val="000000"/>
                <w:sz w:val="24"/>
                <w:szCs w:val="24"/>
                <w:rtl w:val="0"/>
              </w:rPr>
              <w:t xml:space="preserve">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6">
            <w:pPr>
              <w:numPr>
                <w:ilvl w:val="0"/>
                <w:numId w:val="77"/>
              </w:numPr>
              <w:spacing w:after="0" w:before="240" w:line="276" w:lineRule="auto"/>
              <w:ind w:left="720" w:hanging="360"/>
              <w:rPr>
                <w:color w:val="000000"/>
                <w:sz w:val="24"/>
                <w:szCs w:val="24"/>
              </w:rPr>
            </w:pPr>
            <w:r w:rsidDel="00000000" w:rsidR="00000000" w:rsidRPr="00000000">
              <w:rPr>
                <w:color w:val="000000"/>
                <w:sz w:val="24"/>
                <w:szCs w:val="24"/>
                <w:rtl w:val="0"/>
              </w:rPr>
              <w:t xml:space="preserve">Chỉ hiển thị trường khi có ít 1 SKU trong gói bán có Gói tính cước = Trả trước hoặc trả sau </w:t>
            </w:r>
          </w:p>
          <w:p w:rsidR="00000000" w:rsidDel="00000000" w:rsidP="00000000" w:rsidRDefault="00000000" w:rsidRPr="00000000" w14:paraId="00000687">
            <w:pPr>
              <w:numPr>
                <w:ilvl w:val="0"/>
                <w:numId w:val="77"/>
              </w:numPr>
              <w:spacing w:after="0" w:before="240" w:line="276" w:lineRule="auto"/>
              <w:ind w:left="720" w:hanging="360"/>
              <w:rPr>
                <w:color w:val="000000"/>
                <w:sz w:val="24"/>
                <w:szCs w:val="24"/>
              </w:rPr>
            </w:pPr>
            <w:r w:rsidDel="00000000" w:rsidR="00000000" w:rsidRPr="00000000">
              <w:rPr>
                <w:color w:val="000000"/>
                <w:sz w:val="24"/>
                <w:szCs w:val="24"/>
                <w:rtl w:val="0"/>
              </w:rPr>
              <w:t xml:space="preserve">Không hiển thị trường nếu trong gói bán chỉ toàn SKU có gói tính cước = Trả một lần </w:t>
            </w:r>
          </w:p>
          <w:p w:rsidR="00000000" w:rsidDel="00000000" w:rsidP="00000000" w:rsidRDefault="00000000" w:rsidRPr="00000000" w14:paraId="00000688">
            <w:pPr>
              <w:numPr>
                <w:ilvl w:val="0"/>
                <w:numId w:val="77"/>
              </w:numPr>
              <w:spacing w:after="0" w:before="240" w:line="276" w:lineRule="auto"/>
              <w:ind w:left="720" w:hanging="360"/>
              <w:rPr>
                <w:color w:val="000000"/>
                <w:sz w:val="24"/>
                <w:szCs w:val="24"/>
              </w:rPr>
            </w:pPr>
            <w:r w:rsidDel="00000000" w:rsidR="00000000" w:rsidRPr="00000000">
              <w:rPr>
                <w:color w:val="000000"/>
                <w:sz w:val="24"/>
                <w:szCs w:val="24"/>
                <w:rtl w:val="0"/>
              </w:rPr>
              <w:t xml:space="preserve">Chọn danh sách chu kỳ thanh toán (số tháng) cho khách hàng trả trước và trả sau. Cho phép chọn nhiều giá trị.</w:t>
            </w:r>
          </w:p>
          <w:p w:rsidR="00000000" w:rsidDel="00000000" w:rsidP="00000000" w:rsidRDefault="00000000" w:rsidRPr="00000000" w14:paraId="00000689">
            <w:pPr>
              <w:numPr>
                <w:ilvl w:val="0"/>
                <w:numId w:val="77"/>
              </w:numPr>
              <w:spacing w:after="0" w:before="240" w:line="276" w:lineRule="auto"/>
              <w:ind w:left="720" w:hanging="360"/>
              <w:rPr>
                <w:color w:val="000000"/>
                <w:sz w:val="24"/>
                <w:szCs w:val="24"/>
                <w:highlight w:val="white"/>
              </w:rPr>
            </w:pPr>
            <w:r w:rsidDel="00000000" w:rsidR="00000000" w:rsidRPr="00000000">
              <w:rPr>
                <w:color w:val="000000"/>
                <w:sz w:val="24"/>
                <w:szCs w:val="24"/>
                <w:highlight w:val="white"/>
                <w:rtl w:val="0"/>
              </w:rPr>
              <w:t xml:space="preserve">Nguyên tắc:</w:t>
              <w:br w:type="textWrapping"/>
              <w:t xml:space="preserve">Nếu field Gói tính cước chọn cả Trả trước và Trả sau: Có thể chọn từ 1 đến 13 tháng </w:t>
            </w:r>
          </w:p>
          <w:p w:rsidR="00000000" w:rsidDel="00000000" w:rsidP="00000000" w:rsidRDefault="00000000" w:rsidRPr="00000000" w14:paraId="0000068A">
            <w:pPr>
              <w:numPr>
                <w:ilvl w:val="0"/>
                <w:numId w:val="77"/>
              </w:numPr>
              <w:spacing w:after="0" w:before="240" w:line="276" w:lineRule="auto"/>
              <w:ind w:left="720" w:hanging="360"/>
              <w:rPr>
                <w:color w:val="000000"/>
                <w:sz w:val="24"/>
                <w:szCs w:val="24"/>
                <w:highlight w:val="white"/>
              </w:rPr>
            </w:pPr>
            <w:r w:rsidDel="00000000" w:rsidR="00000000" w:rsidRPr="00000000">
              <w:rPr>
                <w:color w:val="000000"/>
                <w:sz w:val="24"/>
                <w:szCs w:val="24"/>
                <w:highlight w:val="white"/>
                <w:rtl w:val="0"/>
              </w:rPr>
              <w:t xml:space="preserve">Nếu chỉ có trả Trả trước: Chỉ được chọn từ  1 đến 13 tháng</w:t>
            </w:r>
            <w:r w:rsidDel="00000000" w:rsidR="00000000" w:rsidRPr="00000000">
              <w:rPr>
                <w:rtl w:val="0"/>
              </w:rPr>
            </w:r>
          </w:p>
          <w:p w:rsidR="00000000" w:rsidDel="00000000" w:rsidP="00000000" w:rsidRDefault="00000000" w:rsidRPr="00000000" w14:paraId="0000068B">
            <w:pPr>
              <w:numPr>
                <w:ilvl w:val="0"/>
                <w:numId w:val="77"/>
              </w:numPr>
              <w:spacing w:after="0" w:before="240" w:line="276" w:lineRule="auto"/>
              <w:ind w:left="720" w:hanging="360"/>
              <w:rPr>
                <w:color w:val="000000"/>
                <w:sz w:val="24"/>
                <w:szCs w:val="24"/>
                <w:highlight w:val="white"/>
              </w:rPr>
            </w:pPr>
            <w:r w:rsidDel="00000000" w:rsidR="00000000" w:rsidRPr="00000000">
              <w:rPr>
                <w:color w:val="000000"/>
                <w:sz w:val="24"/>
                <w:szCs w:val="24"/>
                <w:highlight w:val="white"/>
                <w:rtl w:val="0"/>
              </w:rPr>
              <w:t xml:space="preserve">Nếu chỉ có trả sau: Mặc định chọn 1 tháng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C">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D">
            <w:pPr>
              <w:spacing w:after="0" w:before="240" w:line="276" w:lineRule="auto"/>
              <w:rPr>
                <w:color w:val="000000"/>
                <w:sz w:val="24"/>
                <w:szCs w:val="24"/>
              </w:rPr>
            </w:pPr>
            <w:r w:rsidDel="00000000" w:rsidR="00000000" w:rsidRPr="00000000">
              <w:rPr>
                <w:color w:val="000000"/>
                <w:sz w:val="24"/>
                <w:szCs w:val="24"/>
                <w:rtl w:val="0"/>
              </w:rPr>
              <w:t xml:space="preserve">Thêm khu vực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E">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1">
            <w:pPr>
              <w:spacing w:after="0" w:before="240" w:line="276" w:lineRule="auto"/>
              <w:rPr>
                <w:color w:val="000000"/>
                <w:sz w:val="24"/>
                <w:szCs w:val="24"/>
              </w:rPr>
            </w:pPr>
            <w:r w:rsidDel="00000000" w:rsidR="00000000" w:rsidRPr="00000000">
              <w:rPr>
                <w:color w:val="000000"/>
                <w:sz w:val="24"/>
                <w:szCs w:val="24"/>
                <w:rtl w:val="0"/>
              </w:rPr>
              <w:t xml:space="preserve">Cho phép thêm một khối cấu hình “Khu vực áp dụng” mới với các trường thông tin tương tự.</w:t>
            </w:r>
          </w:p>
          <w:p w:rsidR="00000000" w:rsidDel="00000000" w:rsidP="00000000" w:rsidRDefault="00000000" w:rsidRPr="00000000" w14:paraId="00000692">
            <w:pPr>
              <w:spacing w:after="0" w:before="240" w:line="276" w:lineRule="auto"/>
              <w:rPr>
                <w:color w:val="000000"/>
                <w:sz w:val="24"/>
                <w:szCs w:val="24"/>
              </w:rPr>
            </w:pPr>
            <w:r w:rsidDel="00000000" w:rsidR="00000000" w:rsidRPr="00000000">
              <w:rPr>
                <w:color w:val="000000"/>
                <w:sz w:val="24"/>
                <w:szCs w:val="24"/>
                <w:rtl w:val="0"/>
              </w:rPr>
              <w:t xml:space="preserve">Cho phép thêm tối đa 1000 khu vực áp dụng</w:t>
            </w:r>
          </w:p>
          <w:p w:rsidR="00000000" w:rsidDel="00000000" w:rsidP="00000000" w:rsidRDefault="00000000" w:rsidRPr="00000000" w14:paraId="00000693">
            <w:pPr>
              <w:spacing w:after="0" w:before="240" w:line="276" w:lineRule="auto"/>
              <w:rPr>
                <w:color w:val="000000"/>
                <w:sz w:val="24"/>
                <w:szCs w:val="24"/>
              </w:rPr>
            </w:pPr>
            <w:r w:rsidDel="00000000" w:rsidR="00000000" w:rsidRPr="00000000">
              <w:rPr>
                <w:color w:val="000000"/>
                <w:sz w:val="24"/>
                <w:szCs w:val="24"/>
                <w:rtl w:val="0"/>
              </w:rPr>
              <w:t xml:space="preserve">Logic check trùng: </w:t>
              <w:br w:type="textWrapping"/>
              <w:t xml:space="preserve">- Nếu đã tồn tại 1 bản ghi khu vực giá  bao gồm: kênh + khu vực + chu kỳ và trạng thái = Hoạt động bên trên thì báo lỗi “Đã tồn tại bản ghi khu vực giá” </w:t>
            </w:r>
          </w:p>
          <w:p w:rsidR="00000000" w:rsidDel="00000000" w:rsidP="00000000" w:rsidRDefault="00000000" w:rsidRPr="00000000" w14:paraId="00000694">
            <w:pPr>
              <w:spacing w:after="0" w:before="240" w:line="276" w:lineRule="auto"/>
              <w:rPr>
                <w:color w:val="000000"/>
                <w:sz w:val="24"/>
                <w:szCs w:val="24"/>
              </w:rPr>
            </w:pPr>
            <w:r w:rsidDel="00000000" w:rsidR="00000000" w:rsidRPr="00000000">
              <w:rPr>
                <w:color w:val="000000"/>
                <w:sz w:val="24"/>
                <w:szCs w:val="24"/>
                <w:rtl w:val="0"/>
              </w:rPr>
              <w:t xml:space="preserve"> Ví dụ: </w:t>
            </w:r>
          </w:p>
          <w:p w:rsidR="00000000" w:rsidDel="00000000" w:rsidP="00000000" w:rsidRDefault="00000000" w:rsidRPr="00000000" w14:paraId="00000695">
            <w:pPr>
              <w:numPr>
                <w:ilvl w:val="0"/>
                <w:numId w:val="10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Đã cấu hình giá bán: Kênh = Web, Khu vực = Nội thành HCM, Chu kì bán = 3 tháng, 6 tháng, 13 tháng và trạng thái = Hoạt động </w:t>
            </w:r>
          </w:p>
          <w:p w:rsidR="00000000" w:rsidDel="00000000" w:rsidP="00000000" w:rsidRDefault="00000000" w:rsidRPr="00000000" w14:paraId="00000696">
            <w:pPr>
              <w:numPr>
                <w:ilvl w:val="0"/>
                <w:numId w:val="109"/>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Bên dưới cấu hình: Kênh = Web, App, Khu vực = Nội thành HCM, Nội thành HN, Chu kì = 3 tháng =&gt; </w:t>
            </w:r>
            <w:r w:rsidDel="00000000" w:rsidR="00000000" w:rsidRPr="00000000">
              <w:rPr>
                <w:i w:val="1"/>
                <w:iCs w:val="1"/>
                <w:color w:val="ff0000"/>
                <w:sz w:val="24"/>
                <w:szCs w:val="24"/>
                <w:rtl w:val="0"/>
              </w:rPr>
              <w:t xml:space="preserve">báo lỗi do “Đã tồn tại cặp cấu hình giá tương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7">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8">
            <w:pPr>
              <w:spacing w:after="0" w:before="240" w:line="276" w:lineRule="auto"/>
              <w:rPr>
                <w:color w:val="000000"/>
                <w:sz w:val="24"/>
                <w:szCs w:val="24"/>
              </w:rPr>
            </w:pPr>
            <w:r w:rsidDel="00000000" w:rsidR="00000000" w:rsidRPr="00000000">
              <w:rPr>
                <w:color w:val="000000"/>
                <w:sz w:val="24"/>
                <w:szCs w:val="24"/>
                <w:rtl w:val="0"/>
              </w:rPr>
              <w:t xml:space="preserve">Xóa khu vực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9">
            <w:pPr>
              <w:spacing w:after="0" w:before="240" w:line="276" w:lineRule="auto"/>
              <w:jc w:val="center"/>
              <w:rPr>
                <w:color w:val="000000"/>
                <w:sz w:val="24"/>
                <w:szCs w:val="24"/>
              </w:rPr>
            </w:pPr>
            <w:r w:rsidDel="00000000" w:rsidR="00000000" w:rsidRPr="00000000">
              <w:rPr>
                <w:color w:val="000000"/>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B">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C">
            <w:pPr>
              <w:spacing w:after="0" w:before="240" w:line="276" w:lineRule="auto"/>
              <w:rPr>
                <w:color w:val="000000"/>
                <w:sz w:val="24"/>
                <w:szCs w:val="24"/>
              </w:rPr>
            </w:pPr>
            <w:r w:rsidDel="00000000" w:rsidR="00000000" w:rsidRPr="00000000">
              <w:rPr>
                <w:color w:val="000000"/>
                <w:sz w:val="24"/>
                <w:szCs w:val="24"/>
                <w:rtl w:val="0"/>
              </w:rPr>
              <w:t xml:space="preserve">Cho phép xóa khu vực áp dụng đã cấu hình</w:t>
              <w:br w:type="textWrapping"/>
              <w:t xml:space="preserve">Click icon Xóa hệ thống hiển thị popup Xác nhận xóa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D">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E">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F">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2">
            <w:pPr>
              <w:spacing w:after="0" w:before="240" w:line="276" w:lineRule="auto"/>
              <w:rPr>
                <w:color w:val="000000"/>
                <w:sz w:val="24"/>
                <w:szCs w:val="24"/>
              </w:rPr>
            </w:pPr>
            <w:r w:rsidDel="00000000" w:rsidR="00000000" w:rsidRPr="00000000">
              <w:rPr>
                <w:color w:val="000000"/>
                <w:sz w:val="24"/>
                <w:szCs w:val="24"/>
                <w:rtl w:val="0"/>
              </w:rPr>
              <w:t xml:space="preserve">Click để hủy thao tác tạo mới và quay lại danh sách gói bán</w:t>
            </w:r>
          </w:p>
          <w:p w:rsidR="00000000" w:rsidDel="00000000" w:rsidP="00000000" w:rsidRDefault="00000000" w:rsidRPr="00000000" w14:paraId="000006A3">
            <w:pPr>
              <w:spacing w:after="0" w:before="240" w:line="276" w:lineRule="auto"/>
              <w:rPr>
                <w:color w:val="000000"/>
                <w:sz w:val="24"/>
                <w:szCs w:val="24"/>
              </w:rPr>
            </w:pPr>
            <w:r w:rsidDel="00000000" w:rsidR="00000000" w:rsidRPr="00000000">
              <w:rPr>
                <w:color w:val="000000"/>
                <w:sz w:val="24"/>
                <w:szCs w:val="24"/>
                <w:rtl w:val="0"/>
              </w:rPr>
              <w:t xml:space="preserve">Tại thời điểm bấm Hủy, follow theo quy tắc định nghĩa ở Alternative Flow A2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4">
            <w:pPr>
              <w:spacing w:after="0" w:before="240" w:line="276" w:lineRule="auto"/>
              <w:jc w:val="center"/>
              <w:rPr>
                <w:color w:val="000000"/>
                <w:sz w:val="24"/>
                <w:szCs w:val="24"/>
              </w:rPr>
            </w:pPr>
            <w:r w:rsidDel="00000000" w:rsidR="00000000" w:rsidRPr="00000000">
              <w:rPr>
                <w:color w:val="000000"/>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5">
            <w:pPr>
              <w:spacing w:after="0" w:before="240" w:line="276" w:lineRule="auto"/>
              <w:rPr>
                <w:color w:val="000000"/>
                <w:sz w:val="24"/>
                <w:szCs w:val="24"/>
              </w:rPr>
            </w:pPr>
            <w:r w:rsidDel="00000000" w:rsidR="00000000" w:rsidRPr="00000000">
              <w:rPr>
                <w:color w:val="000000"/>
                <w:sz w:val="24"/>
                <w:szCs w:val="24"/>
                <w:rtl w:val="0"/>
              </w:rPr>
              <w:t xml:space="preserve">Tiếp tục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6">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7">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9">
            <w:pPr>
              <w:spacing w:after="0" w:before="240" w:line="276" w:lineRule="auto"/>
              <w:rPr>
                <w:color w:val="000000"/>
                <w:sz w:val="24"/>
                <w:szCs w:val="24"/>
              </w:rPr>
            </w:pPr>
            <w:r w:rsidDel="00000000" w:rsidR="00000000" w:rsidRPr="00000000">
              <w:rPr>
                <w:color w:val="000000"/>
                <w:sz w:val="24"/>
                <w:szCs w:val="24"/>
                <w:rtl w:val="0"/>
              </w:rPr>
              <w:t xml:space="preserve">Click để lưu và tạo mới gói bán sau khi nhập đầy đủ thông tin</w:t>
            </w:r>
          </w:p>
          <w:p w:rsidR="00000000" w:rsidDel="00000000" w:rsidP="00000000" w:rsidRDefault="00000000" w:rsidRPr="00000000" w14:paraId="000006AA">
            <w:pPr>
              <w:spacing w:after="0" w:before="240" w:line="276" w:lineRule="auto"/>
              <w:rPr>
                <w:color w:val="000000"/>
                <w:sz w:val="24"/>
                <w:szCs w:val="24"/>
              </w:rPr>
            </w:pPr>
            <w:r w:rsidDel="00000000" w:rsidR="00000000" w:rsidRPr="00000000">
              <w:rPr>
                <w:color w:val="000000"/>
                <w:sz w:val="24"/>
                <w:szCs w:val="24"/>
                <w:rtl w:val="0"/>
              </w:rPr>
              <w:t xml:space="preserve">Yêu cầu: Các thông tin required trên màn hình phải được điền đủ thông tin mới lưu thành công </w:t>
            </w:r>
          </w:p>
        </w:tc>
      </w:tr>
    </w:tbl>
    <w:p w:rsidR="00000000" w:rsidDel="00000000" w:rsidP="00000000" w:rsidRDefault="00000000" w:rsidRPr="00000000" w14:paraId="000006AB">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6AC">
      <w:pPr>
        <w:spacing w:after="60" w:before="60" w:line="276" w:lineRule="auto"/>
        <w:rPr>
          <w:b w:val="1"/>
          <w:bCs w:val="1"/>
          <w:i w:val="1"/>
          <w:iCs w:val="1"/>
          <w:color w:val="000000"/>
          <w:sz w:val="24"/>
          <w:szCs w:val="24"/>
        </w:rPr>
      </w:pPr>
      <w:r w:rsidDel="00000000" w:rsidR="00000000" w:rsidRPr="00000000">
        <w:rPr>
          <w:rtl w:val="0"/>
        </w:rPr>
      </w:r>
    </w:p>
    <w:tbl>
      <w:tblPr>
        <w:tblStyle w:val="Table20"/>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190"/>
        <w:gridCol w:w="1545"/>
        <w:gridCol w:w="1170"/>
        <w:gridCol w:w="1935"/>
        <w:gridCol w:w="7440"/>
        <w:tblGridChange w:id="0">
          <w:tblGrid>
            <w:gridCol w:w="675"/>
            <w:gridCol w:w="2190"/>
            <w:gridCol w:w="1545"/>
            <w:gridCol w:w="1170"/>
            <w:gridCol w:w="1935"/>
            <w:gridCol w:w="7440"/>
          </w:tblGrid>
        </w:tblGridChange>
      </w:tblGrid>
      <w:tr>
        <w:trPr>
          <w:cantSplit w:val="0"/>
          <w:trHeight w:val="617.37304687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AD">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A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AF">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B0">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B1">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B2">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315" w:hRule="atLeast"/>
          <w:tblHeader w:val="0"/>
        </w:trPr>
        <w:tc>
          <w:tcPr>
            <w:gridSpan w:val="6"/>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6B3">
            <w:pPr>
              <w:spacing w:after="0" w:before="240" w:line="276" w:lineRule="auto"/>
              <w:rPr>
                <w:i w:val="1"/>
                <w:iCs w:val="1"/>
                <w:color w:val="000000"/>
                <w:sz w:val="24"/>
                <w:szCs w:val="24"/>
              </w:rPr>
            </w:pPr>
            <w:r w:rsidDel="00000000" w:rsidR="00000000" w:rsidRPr="00000000">
              <w:rPr>
                <w:i w:val="1"/>
                <w:iCs w:val="1"/>
                <w:color w:val="000000"/>
                <w:sz w:val="24"/>
                <w:szCs w:val="24"/>
                <w:rtl w:val="0"/>
              </w:rPr>
              <w:t xml:space="preserve">Tại màn hình này, tùy thuộc vào cấu hình điều kiện áp dụng sẽ sinh tương ứng các tab cấu hình giá khác nhau </w:t>
            </w:r>
          </w:p>
          <w:p w:rsidR="00000000" w:rsidDel="00000000" w:rsidP="00000000" w:rsidRDefault="00000000" w:rsidRPr="00000000" w14:paraId="000006B4">
            <w:pPr>
              <w:numPr>
                <w:ilvl w:val="0"/>
                <w:numId w:val="45"/>
              </w:numPr>
              <w:spacing w:after="0" w:afterAutospacing="0" w:before="240" w:line="276" w:lineRule="auto"/>
              <w:ind w:left="720" w:hanging="360"/>
              <w:rPr>
                <w:i w:val="1"/>
                <w:iCs w:val="1"/>
                <w:color w:val="000000"/>
                <w:sz w:val="24"/>
                <w:szCs w:val="24"/>
              </w:rPr>
            </w:pPr>
            <w:r w:rsidDel="00000000" w:rsidR="00000000" w:rsidRPr="00000000">
              <w:rPr>
                <w:i w:val="1"/>
                <w:iCs w:val="1"/>
                <w:color w:val="000000"/>
                <w:sz w:val="24"/>
                <w:szCs w:val="24"/>
                <w:rtl w:val="0"/>
              </w:rPr>
              <w:t xml:space="preserve">Cấu hình giá cho </w:t>
            </w:r>
            <w:r w:rsidDel="00000000" w:rsidR="00000000" w:rsidRPr="00000000">
              <w:rPr>
                <w:i w:val="1"/>
                <w:iCs w:val="1"/>
                <w:strike w:val="1"/>
                <w:color w:val="000000"/>
                <w:sz w:val="24"/>
                <w:szCs w:val="24"/>
                <w:rtl w:val="0"/>
              </w:rPr>
              <w:t xml:space="preserve">nhóm SKU đi kèm/</w:t>
            </w:r>
            <w:r w:rsidDel="00000000" w:rsidR="00000000" w:rsidRPr="00000000">
              <w:rPr>
                <w:i w:val="1"/>
                <w:iCs w:val="1"/>
                <w:color w:val="000000"/>
                <w:sz w:val="24"/>
                <w:szCs w:val="24"/>
                <w:rtl w:val="0"/>
              </w:rPr>
              <w:t xml:space="preserve">nhóm SKU bán: </w:t>
            </w:r>
          </w:p>
          <w:p w:rsidR="00000000" w:rsidDel="00000000" w:rsidP="00000000" w:rsidRDefault="00000000" w:rsidRPr="00000000" w14:paraId="000006B5">
            <w:pPr>
              <w:numPr>
                <w:ilvl w:val="1"/>
                <w:numId w:val="45"/>
              </w:numPr>
              <w:spacing w:after="0" w:afterAutospacing="0" w:before="0" w:beforeAutospacing="0" w:line="276" w:lineRule="auto"/>
              <w:ind w:left="1440" w:hanging="360"/>
              <w:rPr>
                <w:i w:val="1"/>
                <w:iCs w:val="1"/>
                <w:strike w:val="1"/>
                <w:color w:val="000000"/>
                <w:sz w:val="24"/>
                <w:szCs w:val="24"/>
              </w:rPr>
            </w:pPr>
            <w:commentRangeStart w:id="89"/>
            <w:commentRangeStart w:id="90"/>
            <w:r w:rsidDel="00000000" w:rsidR="00000000" w:rsidRPr="00000000">
              <w:rPr>
                <w:b w:val="1"/>
                <w:bCs w:val="1"/>
                <w:i w:val="1"/>
                <w:iCs w:val="1"/>
                <w:strike w:val="1"/>
                <w:color w:val="000000"/>
                <w:sz w:val="24"/>
                <w:szCs w:val="24"/>
                <w:rtl w:val="0"/>
              </w:rPr>
              <w:t xml:space="preserve">Nhóm SKU đi kèm</w:t>
            </w:r>
            <w:r w:rsidDel="00000000" w:rsidR="00000000" w:rsidRPr="00000000">
              <w:rPr>
                <w:i w:val="1"/>
                <w:iCs w:val="1"/>
                <w:strike w:val="1"/>
                <w:color w:val="000000"/>
                <w:sz w:val="24"/>
                <w:szCs w:val="24"/>
                <w:rtl w:val="0"/>
              </w:rPr>
              <w:t xml:space="preserve">: Giá được cấu hình </w:t>
            </w:r>
            <w:r w:rsidDel="00000000" w:rsidR="00000000" w:rsidRPr="00000000">
              <w:rPr>
                <w:b w:val="1"/>
                <w:bCs w:val="1"/>
                <w:i w:val="1"/>
                <w:iCs w:val="1"/>
                <w:strike w:val="1"/>
                <w:color w:val="000000"/>
                <w:sz w:val="24"/>
                <w:szCs w:val="24"/>
                <w:rtl w:val="0"/>
              </w:rPr>
              <w:t xml:space="preserve">ở cấp nhóm</w:t>
            </w:r>
            <w:r w:rsidDel="00000000" w:rsidR="00000000" w:rsidRPr="00000000">
              <w:rPr>
                <w:i w:val="1"/>
                <w:iCs w:val="1"/>
                <w:strike w:val="1"/>
                <w:color w:val="000000"/>
                <w:sz w:val="24"/>
                <w:szCs w:val="24"/>
                <w:rtl w:val="0"/>
              </w:rPr>
              <w:t xml:space="preserve">. Tất cả các SKU thuộc nhóm sẽ </w:t>
            </w:r>
            <w:r w:rsidDel="00000000" w:rsidR="00000000" w:rsidRPr="00000000">
              <w:rPr>
                <w:b w:val="1"/>
                <w:bCs w:val="1"/>
                <w:i w:val="1"/>
                <w:iCs w:val="1"/>
                <w:strike w:val="1"/>
                <w:color w:val="000000"/>
                <w:sz w:val="24"/>
                <w:szCs w:val="24"/>
                <w:rtl w:val="0"/>
              </w:rPr>
              <w:t xml:space="preserve">tự động kế thừa mức giá này</w:t>
            </w:r>
            <w:r w:rsidDel="00000000" w:rsidR="00000000" w:rsidRPr="00000000">
              <w:rPr>
                <w:i w:val="1"/>
                <w:iCs w:val="1"/>
                <w:strike w:val="1"/>
                <w:color w:val="000000"/>
                <w:sz w:val="24"/>
                <w:szCs w:val="24"/>
                <w:rtl w:val="0"/>
              </w:rPr>
              <w:t xml:space="preserve">. </w:t>
            </w:r>
            <w:r w:rsidDel="00000000" w:rsidR="00000000" w:rsidRPr="00000000">
              <w:rPr>
                <w:b w:val="1"/>
                <w:bCs w:val="1"/>
                <w:i w:val="1"/>
                <w:iCs w:val="1"/>
                <w:strike w:val="1"/>
                <w:color w:val="000000"/>
                <w:sz w:val="24"/>
                <w:szCs w:val="24"/>
                <w:rtl w:val="0"/>
              </w:rPr>
              <w:t xml:space="preserve">Không hỗ trợ cấu hình giá riêng cho từng SKU</w:t>
            </w:r>
            <w:r w:rsidDel="00000000" w:rsidR="00000000" w:rsidRPr="00000000">
              <w:rPr>
                <w:i w:val="1"/>
                <w:iCs w:val="1"/>
                <w:strike w:val="1"/>
                <w:color w:val="000000"/>
                <w:sz w:val="24"/>
                <w:szCs w:val="24"/>
                <w:rtl w:val="0"/>
              </w:rPr>
              <w:t xml:space="preserve"> trong nhóm SKU đi kèm.</w:t>
            </w:r>
          </w:p>
          <w:p w:rsidR="00000000" w:rsidDel="00000000" w:rsidP="00000000" w:rsidRDefault="00000000" w:rsidRPr="00000000" w14:paraId="000006B6">
            <w:pPr>
              <w:numPr>
                <w:ilvl w:val="1"/>
                <w:numId w:val="45"/>
              </w:numPr>
              <w:spacing w:after="0" w:before="0" w:beforeAutospacing="0" w:line="276" w:lineRule="auto"/>
              <w:ind w:left="1440" w:hanging="360"/>
              <w:rPr>
                <w:i w:val="1"/>
                <w:iCs w:val="1"/>
                <w:color w:val="000000"/>
                <w:sz w:val="24"/>
                <w:szCs w:val="24"/>
              </w:rPr>
            </w:pPr>
            <w:r w:rsidDel="00000000" w:rsidR="00000000" w:rsidRPr="00000000">
              <w:rPr>
                <w:b w:val="1"/>
                <w:bCs w:val="1"/>
                <w:i w:val="1"/>
                <w:iCs w:val="1"/>
                <w:color w:val="000000"/>
                <w:sz w:val="24"/>
                <w:szCs w:val="24"/>
                <w:rtl w:val="0"/>
              </w:rPr>
              <w:t xml:space="preserve">Nhóm SKU bán</w:t>
            </w:r>
            <w:r w:rsidDel="00000000" w:rsidR="00000000" w:rsidRPr="00000000">
              <w:rPr>
                <w:i w:val="1"/>
                <w:iCs w:val="1"/>
                <w:color w:val="000000"/>
                <w:sz w:val="24"/>
                <w:szCs w:val="24"/>
                <w:rtl w:val="0"/>
              </w:rPr>
              <w:t xml:space="preserve">:Giá được cấu hình </w:t>
            </w:r>
            <w:r w:rsidDel="00000000" w:rsidR="00000000" w:rsidRPr="00000000">
              <w:rPr>
                <w:b w:val="1"/>
                <w:bCs w:val="1"/>
                <w:i w:val="1"/>
                <w:iCs w:val="1"/>
                <w:color w:val="000000"/>
                <w:sz w:val="24"/>
                <w:szCs w:val="24"/>
                <w:rtl w:val="0"/>
              </w:rPr>
              <w:t xml:space="preserve">riêng cho từng SKU</w:t>
            </w:r>
            <w:r w:rsidDel="00000000" w:rsidR="00000000" w:rsidRPr="00000000">
              <w:rPr>
                <w:i w:val="1"/>
                <w:iCs w:val="1"/>
                <w:color w:val="000000"/>
                <w:sz w:val="24"/>
                <w:szCs w:val="24"/>
                <w:rtl w:val="0"/>
              </w:rPr>
              <w:t xml:space="preserve"> trong nhóm, tương tự như cách cấu hình giá đối với </w:t>
            </w:r>
            <w:r w:rsidDel="00000000" w:rsidR="00000000" w:rsidRPr="00000000">
              <w:rPr>
                <w:b w:val="1"/>
                <w:bCs w:val="1"/>
                <w:i w:val="1"/>
                <w:iCs w:val="1"/>
                <w:color w:val="000000"/>
                <w:sz w:val="24"/>
                <w:szCs w:val="24"/>
                <w:rtl w:val="0"/>
              </w:rPr>
              <w:t xml:space="preserve">SKU bán đơn lẻ</w:t>
            </w:r>
            <w:r w:rsidDel="00000000" w:rsidR="00000000" w:rsidRPr="00000000">
              <w:rPr>
                <w:i w:val="1"/>
                <w:iCs w:val="1"/>
                <w:color w:val="000000"/>
                <w:sz w:val="24"/>
                <w:szCs w:val="24"/>
                <w:rtl w:val="0"/>
              </w:rPr>
              <w:t xml:space="preserve">.</w:t>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C">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D">
            <w:pPr>
              <w:spacing w:after="0" w:before="240" w:line="276" w:lineRule="auto"/>
              <w:rPr>
                <w:color w:val="000000"/>
                <w:sz w:val="24"/>
                <w:szCs w:val="24"/>
              </w:rPr>
            </w:pPr>
            <w:r w:rsidDel="00000000" w:rsidR="00000000" w:rsidRPr="00000000">
              <w:rPr>
                <w:color w:val="000000"/>
                <w:sz w:val="24"/>
                <w:szCs w:val="24"/>
                <w:rtl w:val="0"/>
              </w:rPr>
              <w:t xml:space="preserve">STEP 2 - Cấu hình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E">
            <w:pPr>
              <w:spacing w:after="0" w:before="240" w:line="276" w:lineRule="auto"/>
              <w:jc w:val="center"/>
              <w:rPr>
                <w:color w:val="000000"/>
                <w:sz w:val="24"/>
                <w:szCs w:val="24"/>
              </w:rPr>
            </w:pPr>
            <w:r w:rsidDel="00000000" w:rsidR="00000000" w:rsidRPr="00000000">
              <w:rPr>
                <w:color w:val="000000"/>
                <w:sz w:val="24"/>
                <w:szCs w:val="24"/>
                <w:rtl w:val="0"/>
              </w:rPr>
              <w:t xml:space="preserve">Tab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1">
            <w:pPr>
              <w:spacing w:after="0" w:before="240" w:line="276" w:lineRule="auto"/>
              <w:rPr>
                <w:color w:val="000000"/>
                <w:sz w:val="24"/>
                <w:szCs w:val="24"/>
              </w:rPr>
            </w:pPr>
            <w:r w:rsidDel="00000000" w:rsidR="00000000" w:rsidRPr="00000000">
              <w:rPr>
                <w:color w:val="000000"/>
                <w:sz w:val="24"/>
                <w:szCs w:val="24"/>
                <w:rtl w:val="0"/>
              </w:rPr>
              <w:t xml:space="preserve">Click tab STEP 2 - Cấu hình giá</w:t>
            </w:r>
          </w:p>
          <w:p w:rsidR="00000000" w:rsidDel="00000000" w:rsidP="00000000" w:rsidRDefault="00000000" w:rsidRPr="00000000" w14:paraId="000006C2">
            <w:pPr>
              <w:spacing w:after="0" w:before="240" w:line="276" w:lineRule="auto"/>
              <w:rPr>
                <w:color w:val="000000"/>
                <w:sz w:val="24"/>
                <w:szCs w:val="24"/>
              </w:rPr>
            </w:pPr>
            <w:r w:rsidDel="00000000" w:rsidR="00000000" w:rsidRPr="00000000">
              <w:rPr>
                <w:color w:val="000000"/>
                <w:sz w:val="24"/>
                <w:szCs w:val="24"/>
                <w:rtl w:val="0"/>
              </w:rPr>
              <w:t xml:space="preserve">Hệ thống hiển thị màn hình cấu hình giá bán cho cấp khu vực + kênh cấu hình tạo bước 1, sản phẩm và chu kỳ thanh toán.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3">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4">
            <w:pPr>
              <w:spacing w:after="0" w:before="240" w:line="276" w:lineRule="auto"/>
              <w:rPr>
                <w:color w:val="000000"/>
                <w:sz w:val="24"/>
                <w:szCs w:val="24"/>
              </w:rPr>
            </w:pPr>
            <w:r w:rsidDel="00000000" w:rsidR="00000000" w:rsidRPr="00000000">
              <w:rPr>
                <w:color w:val="000000"/>
                <w:sz w:val="24"/>
                <w:szCs w:val="24"/>
                <w:rtl w:val="0"/>
              </w:rPr>
              <w:t xml:space="preserve">Tab khu vực - kênh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5">
            <w:pPr>
              <w:spacing w:after="0" w:before="240" w:line="276" w:lineRule="auto"/>
              <w:jc w:val="center"/>
              <w:rPr>
                <w:color w:val="000000"/>
                <w:sz w:val="24"/>
                <w:szCs w:val="24"/>
              </w:rPr>
            </w:pPr>
            <w:r w:rsidDel="00000000" w:rsidR="00000000" w:rsidRPr="00000000">
              <w:rPr>
                <w:color w:val="000000"/>
                <w:sz w:val="24"/>
                <w:szCs w:val="24"/>
                <w:rtl w:val="0"/>
              </w:rPr>
              <w:t xml:space="preserve">Tab 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8">
            <w:pPr>
              <w:spacing w:after="0" w:before="240" w:line="276" w:lineRule="auto"/>
              <w:rPr>
                <w:color w:val="000000"/>
                <w:sz w:val="24"/>
                <w:szCs w:val="24"/>
              </w:rPr>
            </w:pPr>
            <w:r w:rsidDel="00000000" w:rsidR="00000000" w:rsidRPr="00000000">
              <w:rPr>
                <w:color w:val="000000"/>
                <w:sz w:val="24"/>
                <w:szCs w:val="24"/>
                <w:rtl w:val="0"/>
              </w:rPr>
              <w:t xml:space="preserve">Hiển thị khu vực hiện tại đang theo tên giá bán cấu hình chu kỳ bán tại STEP 1</w:t>
            </w:r>
          </w:p>
          <w:p w:rsidR="00000000" w:rsidDel="00000000" w:rsidP="00000000" w:rsidRDefault="00000000" w:rsidRPr="00000000" w14:paraId="000006C9">
            <w:pPr>
              <w:spacing w:after="0" w:before="240" w:line="276" w:lineRule="auto"/>
              <w:rPr>
                <w:color w:val="000000"/>
                <w:sz w:val="24"/>
                <w:szCs w:val="24"/>
              </w:rPr>
            </w:pPr>
            <w:r w:rsidDel="00000000" w:rsidR="00000000" w:rsidRPr="00000000">
              <w:rPr>
                <w:color w:val="000000"/>
                <w:sz w:val="24"/>
                <w:szCs w:val="24"/>
                <w:rtl w:val="0"/>
              </w:rPr>
              <w:t xml:space="preserve">Hệ thống tự động tạo các Tab theo khu vực đã cấu hình ở STEP 1</w:t>
            </w:r>
          </w:p>
          <w:p w:rsidR="00000000" w:rsidDel="00000000" w:rsidP="00000000" w:rsidRDefault="00000000" w:rsidRPr="00000000" w14:paraId="000006CA">
            <w:pPr>
              <w:spacing w:after="0" w:before="240" w:line="276" w:lineRule="auto"/>
              <w:rPr>
                <w:color w:val="000000"/>
                <w:sz w:val="24"/>
                <w:szCs w:val="24"/>
              </w:rPr>
            </w:pPr>
            <w:r w:rsidDel="00000000" w:rsidR="00000000" w:rsidRPr="00000000">
              <w:rPr>
                <w:color w:val="000000"/>
                <w:sz w:val="24"/>
                <w:szCs w:val="24"/>
                <w:rtl w:val="0"/>
              </w:rPr>
              <w:t xml:space="preserve">Khi click, hệ thống cho phép chuyển sang khu vực khác (ví dụ: “Khu vực nội thành Hà Nội”).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B">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C">
            <w:pPr>
              <w:spacing w:after="0" w:before="240" w:line="276" w:lineRule="auto"/>
              <w:rPr>
                <w:color w:val="000000"/>
                <w:sz w:val="24"/>
                <w:szCs w:val="24"/>
              </w:rPr>
            </w:pPr>
            <w:r w:rsidDel="00000000" w:rsidR="00000000" w:rsidRPr="00000000">
              <w:rPr>
                <w:color w:val="000000"/>
                <w:sz w:val="24"/>
                <w:szCs w:val="24"/>
                <w:rtl w:val="0"/>
              </w:rPr>
              <w:t xml:space="preserve">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D">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0">
            <w:pPr>
              <w:spacing w:after="0" w:before="240" w:line="276" w:lineRule="auto"/>
              <w:rPr>
                <w:color w:val="000000"/>
                <w:sz w:val="24"/>
                <w:szCs w:val="24"/>
              </w:rPr>
            </w:pPr>
            <w:r w:rsidDel="00000000" w:rsidR="00000000" w:rsidRPr="00000000">
              <w:rPr>
                <w:color w:val="000000"/>
                <w:sz w:val="24"/>
                <w:szCs w:val="24"/>
                <w:rtl w:val="0"/>
              </w:rPr>
              <w:t xml:space="preserve">Danh sách sản phẩm hoặc</w:t>
            </w:r>
            <w:commentRangeStart w:id="91"/>
            <w:commentRangeStart w:id="92"/>
            <w:r w:rsidDel="00000000" w:rsidR="00000000" w:rsidRPr="00000000">
              <w:rPr>
                <w:color w:val="000000"/>
                <w:sz w:val="24"/>
                <w:szCs w:val="24"/>
                <w:rtl w:val="0"/>
              </w:rPr>
              <w:t xml:space="preserve"> nhóm sản phẩm hoặc nhóm sản phẩm đi kèm</w:t>
            </w:r>
            <w:commentRangeEnd w:id="91"/>
            <w:r w:rsidDel="00000000" w:rsidR="00000000" w:rsidRPr="00000000">
              <w:commentReference w:id="91"/>
            </w:r>
            <w:commentRangeEnd w:id="92"/>
            <w:r w:rsidDel="00000000" w:rsidR="00000000" w:rsidRPr="00000000">
              <w:commentReference w:id="92"/>
            </w:r>
            <w:r w:rsidDel="00000000" w:rsidR="00000000" w:rsidRPr="00000000">
              <w:rPr>
                <w:color w:val="000000"/>
                <w:sz w:val="24"/>
                <w:szCs w:val="24"/>
                <w:rtl w:val="0"/>
              </w:rPr>
              <w:t xml:space="preserve"> trong gói bán, ví dụ: “Giga”, “Thiết bị Wifi 6”, “Phí lắp đặt”, “Nhóm thiết bị lưu trữ” </w:t>
            </w:r>
          </w:p>
          <w:p w:rsidR="00000000" w:rsidDel="00000000" w:rsidP="00000000" w:rsidRDefault="00000000" w:rsidRPr="00000000" w14:paraId="000006D1">
            <w:pPr>
              <w:spacing w:after="0" w:before="240" w:line="276" w:lineRule="auto"/>
              <w:rPr>
                <w:color w:val="000000"/>
                <w:sz w:val="24"/>
                <w:szCs w:val="24"/>
              </w:rPr>
            </w:pPr>
            <w:r w:rsidDel="00000000" w:rsidR="00000000" w:rsidRPr="00000000">
              <w:rPr>
                <w:color w:val="000000"/>
                <w:sz w:val="24"/>
                <w:szCs w:val="24"/>
                <w:rtl w:val="0"/>
              </w:rPr>
              <w:t xml:space="preserve">Dữ liệu lấy từ  danh sách sản phẩm đã cấu hình tại STEP 1</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2">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3">
            <w:pPr>
              <w:spacing w:after="0" w:before="240" w:line="276" w:lineRule="auto"/>
              <w:rPr>
                <w:color w:val="000000"/>
                <w:sz w:val="24"/>
                <w:szCs w:val="24"/>
              </w:rPr>
            </w:pPr>
            <w:r w:rsidDel="00000000" w:rsidR="00000000" w:rsidRPr="00000000">
              <w:rPr>
                <w:color w:val="000000"/>
                <w:sz w:val="24"/>
                <w:szCs w:val="24"/>
                <w:rtl w:val="0"/>
              </w:rPr>
              <w:t xml:space="preserve">Loại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4">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5">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6">
            <w:pPr>
              <w:numPr>
                <w:ilvl w:val="0"/>
                <w:numId w:val="5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Có tính cước</w:t>
            </w:r>
          </w:p>
          <w:p w:rsidR="00000000" w:rsidDel="00000000" w:rsidP="00000000" w:rsidRDefault="00000000" w:rsidRPr="00000000" w14:paraId="000006D7">
            <w:pPr>
              <w:numPr>
                <w:ilvl w:val="0"/>
                <w:numId w:val="5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Không tính cước</w:t>
            </w:r>
          </w:p>
          <w:p w:rsidR="00000000" w:rsidDel="00000000" w:rsidP="00000000" w:rsidRDefault="00000000" w:rsidRPr="00000000" w14:paraId="000006D8">
            <w:pPr>
              <w:numPr>
                <w:ilvl w:val="0"/>
                <w:numId w:val="5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Phí một lần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9">
            <w:pPr>
              <w:spacing w:after="0" w:before="240" w:line="276" w:lineRule="auto"/>
              <w:rPr>
                <w:color w:val="000000"/>
                <w:sz w:val="24"/>
                <w:szCs w:val="24"/>
              </w:rPr>
            </w:pPr>
            <w:r w:rsidDel="00000000" w:rsidR="00000000" w:rsidRPr="00000000">
              <w:rPr>
                <w:color w:val="000000"/>
                <w:sz w:val="24"/>
                <w:szCs w:val="24"/>
                <w:rtl w:val="0"/>
              </w:rPr>
              <w:t xml:space="preserve">Chọn loại thanh toán áp dụng cho sản phẩm hoặc nhóm sản phẩm/ nhóm sản phẩm đi kèm và Phí một lần</w:t>
            </w:r>
          </w:p>
          <w:p w:rsidR="00000000" w:rsidDel="00000000" w:rsidP="00000000" w:rsidRDefault="00000000" w:rsidRPr="00000000" w14:paraId="000006DA">
            <w:pPr>
              <w:spacing w:after="0" w:before="240" w:line="276" w:lineRule="auto"/>
              <w:rPr>
                <w:b w:val="1"/>
                <w:bCs w:val="1"/>
                <w:color w:val="000000"/>
                <w:sz w:val="24"/>
                <w:szCs w:val="24"/>
              </w:rPr>
            </w:pPr>
            <w:commentRangeStart w:id="93"/>
            <w:r w:rsidDel="00000000" w:rsidR="00000000" w:rsidRPr="00000000">
              <w:rPr>
                <w:b w:val="1"/>
                <w:bCs w:val="1"/>
                <w:color w:val="000000"/>
                <w:sz w:val="24"/>
                <w:szCs w:val="24"/>
                <w:rtl w:val="0"/>
              </w:rPr>
              <w:t xml:space="preserve">1.Nếu là SKU đơn lẻ: </w:t>
            </w:r>
          </w:p>
          <w:p w:rsidR="00000000" w:rsidDel="00000000" w:rsidP="00000000" w:rsidRDefault="00000000" w:rsidRPr="00000000" w14:paraId="000006DB">
            <w:pPr>
              <w:numPr>
                <w:ilvl w:val="0"/>
                <w:numId w:val="81"/>
              </w:numPr>
              <w:spacing w:after="0" w:afterAutospacing="0" w:before="240" w:line="276" w:lineRule="auto"/>
              <w:ind w:left="720" w:hanging="360"/>
              <w:rPr>
                <w:color w:val="000000"/>
                <w:sz w:val="24"/>
                <w:szCs w:val="24"/>
              </w:rPr>
            </w:pPr>
            <w:r w:rsidDel="00000000" w:rsidR="00000000" w:rsidRPr="00000000">
              <w:rPr>
                <w:b w:val="1"/>
                <w:bCs w:val="1"/>
                <w:color w:val="000000"/>
                <w:sz w:val="24"/>
                <w:szCs w:val="24"/>
                <w:rtl w:val="0"/>
              </w:rPr>
              <w:t xml:space="preserve">SKU có cấu hình gói tính cước  trong SKU= Trả trước / Trả sau: </w:t>
            </w:r>
            <w:r w:rsidDel="00000000" w:rsidR="00000000" w:rsidRPr="00000000">
              <w:rPr>
                <w:color w:val="000000"/>
                <w:sz w:val="24"/>
                <w:szCs w:val="24"/>
                <w:rtl w:val="0"/>
              </w:rPr>
              <w:t xml:space="preserve"> Sẽ cho phép lựa chọn 2 giá trị: </w:t>
            </w:r>
            <w:r w:rsidDel="00000000" w:rsidR="00000000" w:rsidRPr="00000000">
              <w:rPr>
                <w:b w:val="1"/>
                <w:bCs w:val="1"/>
                <w:color w:val="000000"/>
                <w:sz w:val="24"/>
                <w:szCs w:val="24"/>
                <w:rtl w:val="0"/>
              </w:rPr>
              <w:t xml:space="preserve">Có tính cước </w:t>
            </w:r>
            <w:r w:rsidDel="00000000" w:rsidR="00000000" w:rsidRPr="00000000">
              <w:rPr>
                <w:color w:val="000000"/>
                <w:sz w:val="24"/>
                <w:szCs w:val="24"/>
                <w:rtl w:val="0"/>
              </w:rPr>
              <w:t xml:space="preserve">hoặc </w:t>
            </w:r>
            <w:r w:rsidDel="00000000" w:rsidR="00000000" w:rsidRPr="00000000">
              <w:rPr>
                <w:b w:val="1"/>
                <w:bCs w:val="1"/>
                <w:color w:val="000000"/>
                <w:sz w:val="24"/>
                <w:szCs w:val="24"/>
                <w:rtl w:val="0"/>
              </w:rPr>
              <w:t xml:space="preserve">Không tính cước</w:t>
            </w:r>
          </w:p>
          <w:p w:rsidR="00000000" w:rsidDel="00000000" w:rsidP="00000000" w:rsidRDefault="00000000" w:rsidRPr="00000000" w14:paraId="000006DC">
            <w:pPr>
              <w:numPr>
                <w:ilvl w:val="1"/>
                <w:numId w:val="81"/>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Nếu chọn </w:t>
            </w:r>
            <w:r w:rsidDel="00000000" w:rsidR="00000000" w:rsidRPr="00000000">
              <w:rPr>
                <w:b w:val="1"/>
                <w:bCs w:val="1"/>
                <w:color w:val="000000"/>
                <w:sz w:val="24"/>
                <w:szCs w:val="24"/>
                <w:rtl w:val="0"/>
              </w:rPr>
              <w:t xml:space="preserve">Có tính cước</w:t>
            </w:r>
            <w:r w:rsidDel="00000000" w:rsidR="00000000" w:rsidRPr="00000000">
              <w:rPr>
                <w:color w:val="000000"/>
                <w:sz w:val="24"/>
                <w:szCs w:val="24"/>
                <w:rtl w:val="0"/>
              </w:rPr>
              <w:t xml:space="preserve">:</w:t>
              <w:br w:type="textWrapping"/>
              <w:t xml:space="preserve"> Hiển thị danh sách </w:t>
            </w:r>
            <w:r w:rsidDel="00000000" w:rsidR="00000000" w:rsidRPr="00000000">
              <w:rPr>
                <w:b w:val="1"/>
                <w:bCs w:val="1"/>
                <w:color w:val="000000"/>
                <w:sz w:val="24"/>
                <w:szCs w:val="24"/>
                <w:rtl w:val="0"/>
              </w:rPr>
              <w:t xml:space="preserve">loại thanh toán theo chu kỳ</w:t>
            </w:r>
            <w:r w:rsidDel="00000000" w:rsidR="00000000" w:rsidRPr="00000000">
              <w:rPr>
                <w:color w:val="000000"/>
                <w:sz w:val="24"/>
                <w:szCs w:val="24"/>
                <w:rtl w:val="0"/>
              </w:rPr>
              <w:t xml:space="preserve"> đã được cấu hình ở bước 2 để người dùng lựa chọn.</w:t>
              <w:tab/>
            </w:r>
          </w:p>
          <w:p w:rsidR="00000000" w:rsidDel="00000000" w:rsidP="00000000" w:rsidRDefault="00000000" w:rsidRPr="00000000" w14:paraId="000006DD">
            <w:pPr>
              <w:numPr>
                <w:ilvl w:val="1"/>
                <w:numId w:val="81"/>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Nếu chọn </w:t>
            </w:r>
            <w:r w:rsidDel="00000000" w:rsidR="00000000" w:rsidRPr="00000000">
              <w:rPr>
                <w:b w:val="1"/>
                <w:bCs w:val="1"/>
                <w:color w:val="000000"/>
                <w:sz w:val="24"/>
                <w:szCs w:val="24"/>
                <w:rtl w:val="0"/>
              </w:rPr>
              <w:t xml:space="preserve">Không tính cước</w:t>
            </w:r>
            <w:r w:rsidDel="00000000" w:rsidR="00000000" w:rsidRPr="00000000">
              <w:rPr>
                <w:color w:val="000000"/>
                <w:sz w:val="24"/>
                <w:szCs w:val="24"/>
                <w:rtl w:val="0"/>
              </w:rPr>
              <w:t xml:space="preserve">:</w:t>
              <w:br w:type="textWrapping"/>
              <w:t xml:space="preserve"> Không hiển thị các tùy chọn loại thanh toán để cấu hình.</w:t>
            </w:r>
            <w:r w:rsidDel="00000000" w:rsidR="00000000" w:rsidRPr="00000000">
              <w:rPr>
                <w:rtl w:val="0"/>
              </w:rPr>
            </w:r>
          </w:p>
          <w:p w:rsidR="00000000" w:rsidDel="00000000" w:rsidP="00000000" w:rsidRDefault="00000000" w:rsidRPr="00000000" w14:paraId="000006DE">
            <w:pPr>
              <w:numPr>
                <w:ilvl w:val="0"/>
                <w:numId w:val="81"/>
              </w:numPr>
              <w:spacing w:after="0" w:before="0" w:beforeAutospacing="0" w:line="276" w:lineRule="auto"/>
              <w:ind w:left="720" w:hanging="360"/>
              <w:rPr>
                <w:color w:val="000000"/>
                <w:sz w:val="24"/>
                <w:szCs w:val="24"/>
              </w:rPr>
            </w:pPr>
            <w:r w:rsidDel="00000000" w:rsidR="00000000" w:rsidRPr="00000000">
              <w:rPr>
                <w:b w:val="1"/>
                <w:bCs w:val="1"/>
                <w:color w:val="000000"/>
                <w:sz w:val="24"/>
                <w:szCs w:val="24"/>
                <w:rtl w:val="0"/>
              </w:rPr>
              <w:t xml:space="preserve">SKU có cấu hình gói tính cước = Trả một lần: </w:t>
            </w:r>
            <w:r w:rsidDel="00000000" w:rsidR="00000000" w:rsidRPr="00000000">
              <w:rPr>
                <w:color w:val="000000"/>
                <w:sz w:val="24"/>
                <w:szCs w:val="24"/>
                <w:rtl w:val="0"/>
              </w:rPr>
              <w:t xml:space="preserve">Chỉ cho phép lựa chọn </w:t>
            </w:r>
            <w:r w:rsidDel="00000000" w:rsidR="00000000" w:rsidRPr="00000000">
              <w:rPr>
                <w:b w:val="1"/>
                <w:bCs w:val="1"/>
                <w:color w:val="000000"/>
                <w:sz w:val="24"/>
                <w:szCs w:val="24"/>
                <w:rtl w:val="0"/>
              </w:rPr>
              <w:t xml:space="preserve">Loại thanh toán = Phí một lần</w:t>
            </w:r>
            <w:r w:rsidDel="00000000" w:rsidR="00000000" w:rsidRPr="00000000">
              <w:rPr>
                <w:color w:val="000000"/>
                <w:sz w:val="24"/>
                <w:szCs w:val="24"/>
                <w:rtl w:val="0"/>
              </w:rPr>
              <w:t xml:space="preserve">.</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6DF">
            <w:pPr>
              <w:spacing w:after="40" w:before="240" w:line="276" w:lineRule="auto"/>
              <w:rPr>
                <w:strike w:val="1"/>
                <w:color w:val="000000"/>
                <w:sz w:val="24"/>
                <w:szCs w:val="24"/>
              </w:rPr>
            </w:pPr>
            <w:commentRangeStart w:id="94"/>
            <w:r w:rsidDel="00000000" w:rsidR="00000000" w:rsidRPr="00000000">
              <w:rPr>
                <w:b w:val="1"/>
                <w:bCs w:val="1"/>
                <w:strike w:val="1"/>
                <w:color w:val="000000"/>
                <w:sz w:val="22"/>
                <w:szCs w:val="22"/>
                <w:rtl w:val="0"/>
              </w:rPr>
              <w:t xml:space="preserve">2.Nếu là Nhóm SKU đi kèm</w:t>
            </w:r>
            <w:r w:rsidDel="00000000" w:rsidR="00000000" w:rsidRPr="00000000">
              <w:rPr>
                <w:strike w:val="1"/>
                <w:color w:val="000000"/>
                <w:sz w:val="22"/>
                <w:szCs w:val="22"/>
                <w:rtl w:val="0"/>
              </w:rPr>
              <w:t xml:space="preserve">: </w:t>
            </w:r>
            <w:r w:rsidDel="00000000" w:rsidR="00000000" w:rsidRPr="00000000">
              <w:rPr>
                <w:strike w:val="1"/>
                <w:color w:val="000000"/>
                <w:sz w:val="24"/>
                <w:szCs w:val="24"/>
                <w:rtl w:val="0"/>
              </w:rPr>
              <w:t xml:space="preserve">Loại thanh toán được cấu hình ở cấp nhóm (cấp cha) và áp dụng xuống tất cả SKU con trong nhóm.</w:t>
            </w:r>
          </w:p>
          <w:p w:rsidR="00000000" w:rsidDel="00000000" w:rsidP="00000000" w:rsidRDefault="00000000" w:rsidRPr="00000000" w14:paraId="000006E0">
            <w:pPr>
              <w:numPr>
                <w:ilvl w:val="0"/>
                <w:numId w:val="81"/>
              </w:numPr>
              <w:spacing w:after="0" w:afterAutospacing="0" w:before="240" w:line="276" w:lineRule="auto"/>
              <w:ind w:left="720" w:hanging="360"/>
              <w:rPr>
                <w:strike w:val="1"/>
                <w:color w:val="000000"/>
                <w:sz w:val="24"/>
                <w:szCs w:val="24"/>
              </w:rPr>
            </w:pPr>
            <w:r w:rsidDel="00000000" w:rsidR="00000000" w:rsidRPr="00000000">
              <w:rPr>
                <w:strike w:val="1"/>
                <w:color w:val="000000"/>
                <w:sz w:val="24"/>
                <w:szCs w:val="24"/>
                <w:rtl w:val="0"/>
              </w:rPr>
              <w:t xml:space="preserve">Hệ thống hiển thị 3 giá trị để lựa chọn:</w:t>
            </w:r>
          </w:p>
          <w:p w:rsidR="00000000" w:rsidDel="00000000" w:rsidP="00000000" w:rsidRDefault="00000000" w:rsidRPr="00000000" w14:paraId="000006E1">
            <w:pPr>
              <w:numPr>
                <w:ilvl w:val="1"/>
                <w:numId w:val="81"/>
              </w:numPr>
              <w:spacing w:after="0" w:afterAutospacing="0" w:before="0" w:beforeAutospacing="0" w:line="276" w:lineRule="auto"/>
              <w:ind w:left="1440" w:hanging="360"/>
              <w:rPr>
                <w:strike w:val="1"/>
                <w:color w:val="000000"/>
                <w:sz w:val="24"/>
                <w:szCs w:val="24"/>
              </w:rPr>
            </w:pPr>
            <w:r w:rsidDel="00000000" w:rsidR="00000000" w:rsidRPr="00000000">
              <w:rPr>
                <w:strike w:val="1"/>
                <w:color w:val="000000"/>
                <w:sz w:val="24"/>
                <w:szCs w:val="24"/>
                <w:rtl w:val="0"/>
              </w:rPr>
              <w:t xml:space="preserve">Có tính cước</w:t>
            </w:r>
          </w:p>
          <w:p w:rsidR="00000000" w:rsidDel="00000000" w:rsidP="00000000" w:rsidRDefault="00000000" w:rsidRPr="00000000" w14:paraId="000006E2">
            <w:pPr>
              <w:numPr>
                <w:ilvl w:val="1"/>
                <w:numId w:val="81"/>
              </w:numPr>
              <w:spacing w:after="0" w:afterAutospacing="0" w:before="0" w:beforeAutospacing="0" w:line="276" w:lineRule="auto"/>
              <w:ind w:left="1440" w:hanging="360"/>
              <w:rPr>
                <w:strike w:val="1"/>
                <w:color w:val="000000"/>
                <w:sz w:val="24"/>
                <w:szCs w:val="24"/>
              </w:rPr>
            </w:pPr>
            <w:r w:rsidDel="00000000" w:rsidR="00000000" w:rsidRPr="00000000">
              <w:rPr>
                <w:strike w:val="1"/>
                <w:color w:val="000000"/>
                <w:sz w:val="24"/>
                <w:szCs w:val="24"/>
                <w:rtl w:val="0"/>
              </w:rPr>
              <w:t xml:space="preserve">Không tính cước</w:t>
            </w:r>
          </w:p>
          <w:p w:rsidR="00000000" w:rsidDel="00000000" w:rsidP="00000000" w:rsidRDefault="00000000" w:rsidRPr="00000000" w14:paraId="000006E3">
            <w:pPr>
              <w:numPr>
                <w:ilvl w:val="1"/>
                <w:numId w:val="81"/>
              </w:numPr>
              <w:spacing w:after="0" w:afterAutospacing="0" w:before="0" w:beforeAutospacing="0" w:line="276" w:lineRule="auto"/>
              <w:ind w:left="1440" w:hanging="360"/>
              <w:rPr>
                <w:strike w:val="1"/>
                <w:color w:val="000000"/>
                <w:sz w:val="24"/>
                <w:szCs w:val="24"/>
              </w:rPr>
            </w:pPr>
            <w:r w:rsidDel="00000000" w:rsidR="00000000" w:rsidRPr="00000000">
              <w:rPr>
                <w:strike w:val="1"/>
                <w:color w:val="000000"/>
                <w:sz w:val="24"/>
                <w:szCs w:val="24"/>
                <w:rtl w:val="0"/>
              </w:rPr>
              <w:t xml:space="preserve">Phí một lần</w:t>
            </w:r>
          </w:p>
          <w:p w:rsidR="00000000" w:rsidDel="00000000" w:rsidP="00000000" w:rsidRDefault="00000000" w:rsidRPr="00000000" w14:paraId="000006E4">
            <w:pPr>
              <w:numPr>
                <w:ilvl w:val="0"/>
                <w:numId w:val="81"/>
              </w:numPr>
              <w:spacing w:after="0" w:afterAutospacing="0" w:before="0" w:beforeAutospacing="0" w:line="276" w:lineRule="auto"/>
              <w:ind w:left="720" w:hanging="360"/>
              <w:rPr>
                <w:strike w:val="1"/>
                <w:color w:val="000000"/>
                <w:sz w:val="24"/>
                <w:szCs w:val="24"/>
              </w:rPr>
            </w:pPr>
            <w:r w:rsidDel="00000000" w:rsidR="00000000" w:rsidRPr="00000000">
              <w:rPr>
                <w:strike w:val="1"/>
                <w:color w:val="000000"/>
                <w:sz w:val="24"/>
                <w:szCs w:val="24"/>
                <w:rtl w:val="0"/>
              </w:rPr>
              <w:t xml:space="preserve">Giá trị được chọn ở cấp nhóm sẽ </w:t>
            </w:r>
            <w:r w:rsidDel="00000000" w:rsidR="00000000" w:rsidRPr="00000000">
              <w:rPr>
                <w:b w:val="1"/>
                <w:bCs w:val="1"/>
                <w:strike w:val="1"/>
                <w:color w:val="000000"/>
                <w:sz w:val="24"/>
                <w:szCs w:val="24"/>
                <w:rtl w:val="0"/>
              </w:rPr>
              <w:t xml:space="preserve">kế thừa xuống các SKU con</w:t>
            </w:r>
            <w:r w:rsidDel="00000000" w:rsidR="00000000" w:rsidRPr="00000000">
              <w:rPr>
                <w:rtl w:val="0"/>
              </w:rPr>
            </w:r>
          </w:p>
          <w:p w:rsidR="00000000" w:rsidDel="00000000" w:rsidP="00000000" w:rsidRDefault="00000000" w:rsidRPr="00000000" w14:paraId="000006E5">
            <w:pPr>
              <w:numPr>
                <w:ilvl w:val="0"/>
                <w:numId w:val="81"/>
              </w:numPr>
              <w:spacing w:after="240" w:before="0" w:beforeAutospacing="0" w:line="276" w:lineRule="auto"/>
              <w:ind w:left="720" w:hanging="360"/>
              <w:rPr>
                <w:strike w:val="1"/>
                <w:color w:val="000000"/>
                <w:sz w:val="24"/>
                <w:szCs w:val="24"/>
              </w:rPr>
            </w:pPr>
            <w:r w:rsidDel="00000000" w:rsidR="00000000" w:rsidRPr="00000000">
              <w:rPr>
                <w:strike w:val="1"/>
                <w:color w:val="000000"/>
                <w:sz w:val="24"/>
                <w:szCs w:val="24"/>
                <w:rtl w:val="0"/>
              </w:rPr>
              <w:t xml:space="preserve">Ràng buộc kiểm tra hợp lệ:  Nếu trong nhóm tồn tại SKU con không hỗ trợ loại thanh toán được chọn ở cấp nhóm (theo logic cấu hình của SKU đơn lẻ), hệ thống sẽ báo lỗi và không cho lưu cấu hình.</w:t>
            </w:r>
          </w:p>
          <w:p w:rsidR="00000000" w:rsidDel="00000000" w:rsidP="00000000" w:rsidRDefault="00000000" w:rsidRPr="00000000" w14:paraId="000006E6">
            <w:pPr>
              <w:spacing w:after="240" w:before="240" w:line="276" w:lineRule="auto"/>
              <w:rPr>
                <w:color w:val="000000"/>
                <w:sz w:val="24"/>
                <w:szCs w:val="24"/>
              </w:rPr>
            </w:pPr>
            <w:r w:rsidDel="00000000" w:rsidR="00000000" w:rsidRPr="00000000">
              <w:rPr>
                <w:color w:val="000000"/>
                <w:sz w:val="24"/>
                <w:szCs w:val="24"/>
                <w:rtl w:val="0"/>
              </w:rPr>
              <w:t xml:space="preserve">3.Nhóm SKU bán: Hiển thị dưới dạng nhóm để quản lý, tuy nhiên, </w:t>
            </w:r>
            <w:r w:rsidDel="00000000" w:rsidR="00000000" w:rsidRPr="00000000">
              <w:rPr>
                <w:b w:val="1"/>
                <w:bCs w:val="1"/>
                <w:color w:val="000000"/>
                <w:sz w:val="24"/>
                <w:szCs w:val="24"/>
                <w:rtl w:val="0"/>
              </w:rPr>
              <w:t xml:space="preserve">mỗi SKU trong nhóm được cấu hình độc lập</w:t>
            </w:r>
            <w:r w:rsidDel="00000000" w:rsidR="00000000" w:rsidRPr="00000000">
              <w:rPr>
                <w:color w:val="000000"/>
                <w:sz w:val="24"/>
                <w:szCs w:val="24"/>
                <w:rtl w:val="0"/>
              </w:rPr>
              <w:t xml:space="preserve">, tương tự như cấu hình </w:t>
            </w:r>
            <w:r w:rsidDel="00000000" w:rsidR="00000000" w:rsidRPr="00000000">
              <w:rPr>
                <w:b w:val="1"/>
                <w:bCs w:val="1"/>
                <w:color w:val="000000"/>
                <w:sz w:val="24"/>
                <w:szCs w:val="24"/>
                <w:rtl w:val="0"/>
              </w:rPr>
              <w:t xml:space="preserve">SKU đơn lẻ</w:t>
            </w:r>
            <w:r w:rsidDel="00000000" w:rsidR="00000000" w:rsidRPr="00000000">
              <w:rPr>
                <w:color w:val="000000"/>
                <w:sz w:val="24"/>
                <w:szCs w:val="24"/>
                <w:rtl w:val="0"/>
              </w:rPr>
              <w:t xml:space="preserve">.</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6E7">
            <w:pPr>
              <w:spacing w:after="240" w:before="240" w:line="276" w:lineRule="auto"/>
              <w:rPr>
                <w:color w:val="000000"/>
                <w:sz w:val="24"/>
                <w:szCs w:val="24"/>
              </w:rPr>
            </w:pPr>
            <w:r w:rsidDel="00000000" w:rsidR="00000000" w:rsidRPr="00000000">
              <w:rPr>
                <w:color w:val="000000"/>
                <w:sz w:val="24"/>
                <w:szCs w:val="24"/>
                <w:rtl w:val="0"/>
              </w:rPr>
              <w:t xml:space="preserve">4. Nếu là Phí đi kèm thì Loại thanh toán mặc định là Phí một lần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8">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9">
            <w:pPr>
              <w:spacing w:after="0" w:before="240" w:line="276" w:lineRule="auto"/>
              <w:rPr>
                <w:color w:val="000000"/>
                <w:sz w:val="24"/>
                <w:szCs w:val="24"/>
              </w:rPr>
            </w:pPr>
            <w:r w:rsidDel="00000000" w:rsidR="00000000" w:rsidRPr="00000000">
              <w:rPr>
                <w:color w:val="000000"/>
                <w:sz w:val="24"/>
                <w:szCs w:val="24"/>
                <w:rtl w:val="0"/>
              </w:rPr>
              <w:t xml:space="preserve">Gói tính cước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A">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D">
            <w:pPr>
              <w:spacing w:after="0" w:before="240" w:line="276" w:lineRule="auto"/>
              <w:rPr>
                <w:color w:val="000000"/>
                <w:sz w:val="24"/>
                <w:szCs w:val="24"/>
              </w:rPr>
            </w:pPr>
            <w:r w:rsidDel="00000000" w:rsidR="00000000" w:rsidRPr="00000000">
              <w:rPr>
                <w:color w:val="000000"/>
                <w:sz w:val="24"/>
                <w:szCs w:val="24"/>
                <w:rtl w:val="0"/>
              </w:rPr>
              <w:t xml:space="preserve">Xác định loại gói tính cước áp dụng</w:t>
            </w:r>
          </w:p>
          <w:p w:rsidR="00000000" w:rsidDel="00000000" w:rsidP="00000000" w:rsidRDefault="00000000" w:rsidRPr="00000000" w14:paraId="000006EE">
            <w:pPr>
              <w:spacing w:after="0" w:before="240" w:line="276" w:lineRule="auto"/>
              <w:rPr>
                <w:color w:val="000000"/>
                <w:sz w:val="24"/>
                <w:szCs w:val="24"/>
              </w:rPr>
            </w:pPr>
            <w:r w:rsidDel="00000000" w:rsidR="00000000" w:rsidRPr="00000000">
              <w:rPr>
                <w:color w:val="000000"/>
                <w:sz w:val="24"/>
                <w:szCs w:val="24"/>
                <w:rtl w:val="0"/>
              </w:rPr>
              <w:t xml:space="preserve">Lấy từ field Gói tính cước cấu hình trong SKU </w:t>
            </w:r>
          </w:p>
          <w:p w:rsidR="00000000" w:rsidDel="00000000" w:rsidP="00000000" w:rsidRDefault="00000000" w:rsidRPr="00000000" w14:paraId="000006EF">
            <w:pPr>
              <w:numPr>
                <w:ilvl w:val="0"/>
                <w:numId w:val="2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Trả trước </w:t>
            </w:r>
          </w:p>
          <w:p w:rsidR="00000000" w:rsidDel="00000000" w:rsidP="00000000" w:rsidRDefault="00000000" w:rsidRPr="00000000" w14:paraId="000006F0">
            <w:pPr>
              <w:numPr>
                <w:ilvl w:val="0"/>
                <w:numId w:val="22"/>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Trả sau </w:t>
            </w:r>
          </w:p>
          <w:p w:rsidR="00000000" w:rsidDel="00000000" w:rsidP="00000000" w:rsidRDefault="00000000" w:rsidRPr="00000000" w14:paraId="000006F1">
            <w:pPr>
              <w:numPr>
                <w:ilvl w:val="0"/>
                <w:numId w:val="22"/>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Trả một lần </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2">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3">
            <w:pPr>
              <w:spacing w:after="0" w:before="240" w:line="276" w:lineRule="auto"/>
              <w:rPr>
                <w:color w:val="000000"/>
                <w:sz w:val="24"/>
                <w:szCs w:val="24"/>
              </w:rPr>
            </w:pPr>
            <w:r w:rsidDel="00000000" w:rsidR="00000000" w:rsidRPr="00000000">
              <w:rPr>
                <w:color w:val="000000"/>
                <w:sz w:val="24"/>
                <w:szCs w:val="24"/>
                <w:rtl w:val="0"/>
              </w:rPr>
              <w:t xml:space="preserve">Chu kỳ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4">
            <w:pPr>
              <w:spacing w:after="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5">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7">
            <w:pPr>
              <w:spacing w:after="0" w:before="240" w:line="276" w:lineRule="auto"/>
              <w:rPr>
                <w:color w:val="000000"/>
                <w:sz w:val="24"/>
                <w:szCs w:val="24"/>
              </w:rPr>
            </w:pPr>
            <w:r w:rsidDel="00000000" w:rsidR="00000000" w:rsidRPr="00000000">
              <w:rPr>
                <w:color w:val="000000"/>
                <w:sz w:val="24"/>
                <w:szCs w:val="24"/>
                <w:rtl w:val="0"/>
              </w:rPr>
              <w:t xml:space="preserve">Nếu Chọn gói tính cước trả sau, hệ thống hiển thị Chu kỳ 1 tháng</w:t>
            </w:r>
          </w:p>
          <w:p w:rsidR="00000000" w:rsidDel="00000000" w:rsidP="00000000" w:rsidRDefault="00000000" w:rsidRPr="00000000" w14:paraId="000006F8">
            <w:pPr>
              <w:spacing w:after="0" w:before="240" w:line="276" w:lineRule="auto"/>
              <w:rPr>
                <w:color w:val="000000"/>
                <w:sz w:val="24"/>
                <w:szCs w:val="24"/>
              </w:rPr>
            </w:pPr>
            <w:r w:rsidDel="00000000" w:rsidR="00000000" w:rsidRPr="00000000">
              <w:rPr>
                <w:color w:val="000000"/>
                <w:sz w:val="24"/>
                <w:szCs w:val="24"/>
                <w:rtl w:val="0"/>
              </w:rPr>
              <w:t xml:space="preserve">Nếu chọn gói tính cước Trả trước hệ thống Hiển thị danh sách chu  kỳ đã cấu hình ở bước 1( từ 1 tháng đến 13 tháng)</w:t>
            </w:r>
          </w:p>
          <w:p w:rsidR="00000000" w:rsidDel="00000000" w:rsidP="00000000" w:rsidRDefault="00000000" w:rsidRPr="00000000" w14:paraId="000006F9">
            <w:pPr>
              <w:spacing w:after="0" w:before="240" w:line="276" w:lineRule="auto"/>
              <w:rPr>
                <w:strike w:val="1"/>
                <w:color w:val="000000"/>
                <w:sz w:val="24"/>
                <w:szCs w:val="24"/>
              </w:rPr>
            </w:pPr>
            <w:r w:rsidDel="00000000" w:rsidR="00000000" w:rsidRPr="00000000">
              <w:rPr>
                <w:strike w:val="1"/>
                <w:color w:val="000000"/>
                <w:sz w:val="24"/>
                <w:szCs w:val="24"/>
                <w:rtl w:val="0"/>
              </w:rPr>
              <w:t xml:space="preserve">Chọn chu kỳ thanh toán (ví dụ: 1 tháng, 2 tháng, 3 tháng, …, 13 tháng).</w:t>
            </w:r>
          </w:p>
          <w:p w:rsidR="00000000" w:rsidDel="00000000" w:rsidP="00000000" w:rsidRDefault="00000000" w:rsidRPr="00000000" w14:paraId="000006FA">
            <w:pPr>
              <w:spacing w:after="0" w:before="240" w:line="276" w:lineRule="auto"/>
              <w:rPr>
                <w:color w:val="000000"/>
                <w:sz w:val="24"/>
                <w:szCs w:val="24"/>
              </w:rPr>
            </w:pPr>
            <w:r w:rsidDel="00000000" w:rsidR="00000000" w:rsidRPr="00000000">
              <w:rPr>
                <w:color w:val="000000"/>
                <w:sz w:val="24"/>
                <w:szCs w:val="24"/>
                <w:rtl w:val="0"/>
              </w:rPr>
              <w:t xml:space="preserve">Nếu là phí một lần,  Hiển thị giá trị N/A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B">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C">
            <w:pPr>
              <w:spacing w:after="0" w:before="240" w:line="276" w:lineRule="auto"/>
              <w:rPr>
                <w:color w:val="000000"/>
                <w:sz w:val="24"/>
                <w:szCs w:val="24"/>
              </w:rPr>
            </w:pPr>
            <w:r w:rsidDel="00000000" w:rsidR="00000000" w:rsidRPr="00000000">
              <w:rPr>
                <w:color w:val="000000"/>
                <w:sz w:val="24"/>
                <w:szCs w:val="24"/>
                <w:rtl w:val="0"/>
              </w:rPr>
              <w:t xml:space="preserve">Giá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D">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E">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F">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0">
            <w:pPr>
              <w:spacing w:after="240" w:before="240" w:line="276" w:lineRule="auto"/>
              <w:rPr>
                <w:color w:val="000000"/>
                <w:sz w:val="24"/>
                <w:szCs w:val="24"/>
              </w:rPr>
            </w:pPr>
            <w:commentRangeStart w:id="95"/>
            <w:commentRangeStart w:id="96"/>
            <w:r w:rsidDel="00000000" w:rsidR="00000000" w:rsidRPr="00000000">
              <w:rPr>
                <w:color w:val="000000"/>
                <w:sz w:val="24"/>
                <w:szCs w:val="24"/>
                <w:rtl w:val="0"/>
              </w:rPr>
              <w:t xml:space="preserve">Hệ thống load giá min của SKU đã cấu hình trong bảng cấu hình giá min theo khu vực.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1">
            <w:pPr>
              <w:spacing w:after="0" w:before="240" w:line="276" w:lineRule="auto"/>
              <w:jc w:val="center"/>
              <w:rPr>
                <w:color w:val="000000"/>
                <w:sz w:val="24"/>
                <w:szCs w:val="24"/>
              </w:rPr>
            </w:pP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2">
            <w:pPr>
              <w:spacing w:after="0" w:before="240" w:line="276" w:lineRule="auto"/>
              <w:rPr>
                <w:color w:val="000000"/>
                <w:sz w:val="24"/>
                <w:szCs w:val="24"/>
              </w:rPr>
            </w:pPr>
            <w:r w:rsidDel="00000000" w:rsidR="00000000" w:rsidRPr="00000000">
              <w:rPr>
                <w:color w:val="000000"/>
                <w:sz w:val="24"/>
                <w:szCs w:val="24"/>
                <w:rtl w:val="0"/>
              </w:rPr>
              <w:t xml:space="preserve">Đơn giá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3">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6">
            <w:pPr>
              <w:spacing w:after="0" w:before="240" w:line="276" w:lineRule="auto"/>
              <w:rPr>
                <w:color w:val="000000"/>
                <w:sz w:val="24"/>
                <w:szCs w:val="24"/>
              </w:rPr>
            </w:pPr>
            <w:r w:rsidDel="00000000" w:rsidR="00000000" w:rsidRPr="00000000">
              <w:rPr>
                <w:color w:val="000000"/>
                <w:sz w:val="24"/>
                <w:szCs w:val="24"/>
                <w:rtl w:val="0"/>
              </w:rPr>
              <w:t xml:space="preserve">Nhập đơn giá bán của Sản phẩm trong gói </w:t>
            </w:r>
          </w:p>
          <w:p w:rsidR="00000000" w:rsidDel="00000000" w:rsidP="00000000" w:rsidRDefault="00000000" w:rsidRPr="00000000" w14:paraId="00000707">
            <w:pPr>
              <w:spacing w:after="0" w:before="240" w:line="276" w:lineRule="auto"/>
              <w:rPr>
                <w:color w:val="000000"/>
                <w:sz w:val="24"/>
                <w:szCs w:val="24"/>
              </w:rPr>
            </w:pPr>
            <w:r w:rsidDel="00000000" w:rsidR="00000000" w:rsidRPr="00000000">
              <w:rPr>
                <w:color w:val="000000"/>
                <w:sz w:val="24"/>
                <w:szCs w:val="24"/>
                <w:rtl w:val="0"/>
              </w:rPr>
              <w:t xml:space="preserve">Chỉ cho phép nhập </w:t>
            </w:r>
          </w:p>
          <w:p w:rsidR="00000000" w:rsidDel="00000000" w:rsidP="00000000" w:rsidRDefault="00000000" w:rsidRPr="00000000" w14:paraId="00000708">
            <w:pPr>
              <w:numPr>
                <w:ilvl w:val="0"/>
                <w:numId w:val="57"/>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sản phẩm có Loại thanh toán = Có tính cước: Nhập giá bán/ tháng trên sl 1 đơn vị </w:t>
            </w:r>
          </w:p>
          <w:p w:rsidR="00000000" w:rsidDel="00000000" w:rsidP="00000000" w:rsidRDefault="00000000" w:rsidRPr="00000000" w14:paraId="00000709">
            <w:pPr>
              <w:numPr>
                <w:ilvl w:val="0"/>
                <w:numId w:val="57"/>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sản phẩm có Loại thanh toán = Phí một lần: Nhập giá bán của sản phẩm tính sl 1 đơn vị </w:t>
            </w:r>
          </w:p>
          <w:p w:rsidR="00000000" w:rsidDel="00000000" w:rsidP="00000000" w:rsidRDefault="00000000" w:rsidRPr="00000000" w14:paraId="0000070A">
            <w:pPr>
              <w:spacing w:after="0" w:before="240" w:line="276" w:lineRule="auto"/>
              <w:rPr>
                <w:color w:val="000000"/>
                <w:sz w:val="24"/>
                <w:szCs w:val="24"/>
              </w:rPr>
            </w:pPr>
            <w:r w:rsidDel="00000000" w:rsidR="00000000" w:rsidRPr="00000000">
              <w:rPr>
                <w:color w:val="000000"/>
                <w:sz w:val="24"/>
                <w:szCs w:val="24"/>
                <w:rtl w:val="0"/>
              </w:rPr>
              <w:t xml:space="preserve">Cần validate Đơn giá bán phải lớn hơn hoặc bằng giá min (chi validate nếu là sản phẩm cha, không validate nếu là SKU đi kèm hoặc phí đi kèm)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B">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C">
            <w:pPr>
              <w:spacing w:after="0" w:before="240" w:line="276" w:lineRule="auto"/>
              <w:rPr>
                <w:color w:val="000000"/>
                <w:sz w:val="24"/>
                <w:szCs w:val="24"/>
              </w:rPr>
            </w:pPr>
            <w:r w:rsidDel="00000000" w:rsidR="00000000" w:rsidRPr="00000000">
              <w:rPr>
                <w:color w:val="000000"/>
                <w:sz w:val="24"/>
                <w:szCs w:val="24"/>
                <w:rtl w:val="0"/>
              </w:rPr>
              <w:t xml:space="preserve">Áp dụng cho toán bộ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D">
            <w:pPr>
              <w:spacing w:after="0" w:before="240" w:line="276" w:lineRule="auto"/>
              <w:jc w:val="center"/>
              <w:rPr>
                <w:color w:val="000000"/>
                <w:sz w:val="24"/>
                <w:szCs w:val="24"/>
              </w:rPr>
            </w:pPr>
            <w:r w:rsidDel="00000000" w:rsidR="00000000" w:rsidRPr="00000000">
              <w:rPr>
                <w:color w:val="000000"/>
                <w:sz w:val="24"/>
                <w:szCs w:val="24"/>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0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0">
            <w:pPr>
              <w:spacing w:after="0" w:before="240" w:line="276" w:lineRule="auto"/>
              <w:rPr>
                <w:color w:val="000000"/>
                <w:sz w:val="24"/>
                <w:szCs w:val="24"/>
              </w:rPr>
            </w:pPr>
            <w:r w:rsidDel="00000000" w:rsidR="00000000" w:rsidRPr="00000000">
              <w:rPr>
                <w:color w:val="000000"/>
                <w:sz w:val="24"/>
                <w:szCs w:val="24"/>
                <w:rtl w:val="0"/>
              </w:rPr>
              <w:t xml:space="preserve">Chỉ hiển thị nếu Loại thanh toán = Gói tính cước </w:t>
            </w:r>
          </w:p>
          <w:p w:rsidR="00000000" w:rsidDel="00000000" w:rsidP="00000000" w:rsidRDefault="00000000" w:rsidRPr="00000000" w14:paraId="00000711">
            <w:pPr>
              <w:spacing w:after="0" w:before="240" w:line="276" w:lineRule="auto"/>
              <w:rPr>
                <w:color w:val="000000"/>
                <w:sz w:val="24"/>
                <w:szCs w:val="24"/>
              </w:rPr>
            </w:pPr>
            <w:r w:rsidDel="00000000" w:rsidR="00000000" w:rsidRPr="00000000">
              <w:rPr>
                <w:color w:val="000000"/>
                <w:sz w:val="24"/>
                <w:szCs w:val="24"/>
                <w:rtl w:val="0"/>
              </w:rPr>
              <w:t xml:space="preserve">Luôn xuất hiện ở dòng đầu tiên khi khai báo giá bán theo chu kì, bấm nút này sẽ tự động pre-fill giá trị của chu kỳ đầu tiên cho toàn bộ chu kỳ bên dưới (nhưng sau đó user có thể sửa lại) </w:t>
            </w:r>
          </w:p>
          <w:p w:rsidR="00000000" w:rsidDel="00000000" w:rsidP="00000000" w:rsidRDefault="00000000" w:rsidRPr="00000000" w14:paraId="00000712">
            <w:pPr>
              <w:spacing w:after="0" w:before="240" w:line="276" w:lineRule="auto"/>
              <w:rPr>
                <w:color w:val="000000"/>
                <w:sz w:val="24"/>
                <w:szCs w:val="24"/>
              </w:rPr>
            </w:pPr>
            <w:r w:rsidDel="00000000" w:rsidR="00000000" w:rsidRPr="00000000">
              <w:rPr>
                <w:color w:val="000000"/>
                <w:sz w:val="24"/>
                <w:szCs w:val="24"/>
                <w:rtl w:val="0"/>
              </w:rPr>
              <w:t xml:space="preserve">Không hiển thị nếu Loại thanh toán = Phí một lần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3">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4">
            <w:pPr>
              <w:spacing w:after="0" w:before="240" w:line="276" w:lineRule="auto"/>
              <w:rPr>
                <w:color w:val="000000"/>
                <w:sz w:val="24"/>
                <w:szCs w:val="24"/>
              </w:rPr>
            </w:pPr>
            <w:commentRangeStart w:id="97"/>
            <w:commentRangeStart w:id="98"/>
            <w:r w:rsidDel="00000000" w:rsidR="00000000" w:rsidRPr="00000000">
              <w:rPr>
                <w:b w:val="1"/>
                <w:bCs w:val="1"/>
                <w:color w:val="ff0000"/>
                <w:sz w:val="24"/>
                <w:szCs w:val="24"/>
                <w:rtl w:val="0"/>
              </w:rPr>
              <w:t xml:space="preserve">(U) </w:t>
            </w:r>
            <w:r w:rsidDel="00000000" w:rsidR="00000000" w:rsidRPr="00000000">
              <w:rPr>
                <w:color w:val="000000"/>
                <w:sz w:val="24"/>
                <w:szCs w:val="24"/>
                <w:rtl w:val="0"/>
              </w:rPr>
              <w:t xml:space="preserve">Tổng giá bán gói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5">
            <w:pPr>
              <w:spacing w:after="0" w:before="240" w:line="276" w:lineRule="auto"/>
              <w:jc w:val="center"/>
              <w:rPr>
                <w:color w:val="000000"/>
                <w:sz w:val="24"/>
                <w:szCs w:val="24"/>
              </w:rPr>
            </w:pPr>
            <w:r w:rsidDel="00000000" w:rsidR="00000000" w:rsidRPr="00000000">
              <w:rPr>
                <w:color w:val="000000"/>
                <w:sz w:val="24"/>
                <w:szCs w:val="24"/>
                <w:rtl w:val="0"/>
              </w:rPr>
              <w:t xml:space="preserve">Numeric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7">
            <w:pPr>
              <w:spacing w:after="0" w:before="240" w:line="276" w:lineRule="auto"/>
              <w:jc w:val="center"/>
              <w:rPr>
                <w:color w:val="000000"/>
                <w:sz w:val="24"/>
                <w:szCs w:val="24"/>
              </w:rPr>
            </w:pPr>
            <w:r w:rsidDel="00000000" w:rsidR="00000000" w:rsidRPr="00000000">
              <w:rPr>
                <w:color w:val="000000"/>
                <w:sz w:val="24"/>
                <w:szCs w:val="24"/>
                <w:rtl w:val="0"/>
              </w:rPr>
              <w:t xml:space="preserve">Tự động tính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8">
            <w:pPr>
              <w:spacing w:after="0" w:before="240" w:line="276" w:lineRule="auto"/>
              <w:rPr>
                <w:color w:val="000000"/>
                <w:sz w:val="24"/>
                <w:szCs w:val="24"/>
              </w:rPr>
            </w:pPr>
            <w:r w:rsidDel="00000000" w:rsidR="00000000" w:rsidRPr="00000000">
              <w:rPr>
                <w:color w:val="000000"/>
                <w:sz w:val="24"/>
                <w:szCs w:val="24"/>
                <w:rtl w:val="0"/>
              </w:rPr>
              <w:t xml:space="preserve">Hệ thống tự động tính giá bán theo tháng dựa trên giá mua gói và chu kỳ, có áp dụng logic giá nâng cao tặng tháng theo công thức: </w:t>
            </w:r>
          </w:p>
          <w:p w:rsidR="00000000" w:rsidDel="00000000" w:rsidP="00000000" w:rsidRDefault="00000000" w:rsidRPr="00000000" w14:paraId="00000719">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sản phẩm có Loại thanh toán = Có tính cước: </w:t>
            </w:r>
          </w:p>
          <w:p w:rsidR="00000000" w:rsidDel="00000000" w:rsidP="00000000" w:rsidRDefault="00000000" w:rsidRPr="00000000" w14:paraId="0000071A">
            <w:pPr>
              <w:numPr>
                <w:ilvl w:val="1"/>
                <w:numId w:val="5"/>
              </w:numPr>
              <w:spacing w:after="0" w:afterAutospacing="0" w:before="0" w:beforeAutospacing="0" w:line="276" w:lineRule="auto"/>
              <w:ind w:left="1440" w:hanging="360"/>
              <w:rPr>
                <w:color w:val="000000"/>
                <w:sz w:val="24"/>
                <w:szCs w:val="24"/>
              </w:rPr>
            </w:pPr>
            <w:r w:rsidDel="00000000" w:rsidR="00000000" w:rsidRPr="00000000">
              <w:rPr>
                <w:rtl w:val="0"/>
              </w:rPr>
              <w:t xml:space="preserve">  Trường hợp giá không cấu hình giá nâng cao: </w:t>
            </w:r>
            <w:r w:rsidDel="00000000" w:rsidR="00000000" w:rsidRPr="00000000">
              <w:rPr>
                <w:color w:val="000000"/>
                <w:sz w:val="24"/>
                <w:szCs w:val="24"/>
                <w:rtl w:val="0"/>
              </w:rPr>
              <w:t xml:space="preserve">Tính theo công thức: </w:t>
            </w:r>
            <w:r w:rsidDel="00000000" w:rsidR="00000000" w:rsidRPr="00000000">
              <w:rPr>
                <w:b w:val="1"/>
                <w:bCs w:val="1"/>
                <w:color w:val="000000"/>
                <w:sz w:val="24"/>
                <w:szCs w:val="24"/>
                <w:rtl w:val="0"/>
              </w:rPr>
              <w:t xml:space="preserve">Giá bán = Đơn giá bán × Số tháng trong chu kỳ × Số lượng mặc định của sản phẩm trong gói bán</w:t>
            </w:r>
          </w:p>
          <w:p w:rsidR="00000000" w:rsidDel="00000000" w:rsidP="00000000" w:rsidRDefault="00000000" w:rsidRPr="00000000" w14:paraId="0000071B">
            <w:pPr>
              <w:numPr>
                <w:ilvl w:val="1"/>
                <w:numId w:val="5"/>
              </w:numPr>
              <w:spacing w:after="0" w:before="0" w:beforeAutospacing="0" w:line="276" w:lineRule="auto"/>
              <w:ind w:left="1440" w:hanging="360"/>
              <w:rPr>
                <w:color w:val="000000"/>
                <w:sz w:val="24"/>
                <w:szCs w:val="24"/>
              </w:rPr>
            </w:pPr>
            <w:r w:rsidDel="00000000" w:rsidR="00000000" w:rsidRPr="00000000">
              <w:rPr>
                <w:color w:val="000000"/>
                <w:sz w:val="24"/>
                <w:szCs w:val="24"/>
                <w:rtl w:val="0"/>
              </w:rPr>
              <w:t xml:space="preserve"> Trường hợp giá bán có cấu hình giá nâng cao (tặng tháng):, tính theo công thức: Tổng Giá bán được tính theo công thức: </w:t>
            </w:r>
            <w:r w:rsidDel="00000000" w:rsidR="00000000" w:rsidRPr="00000000">
              <w:rPr>
                <w:b w:val="1"/>
                <w:bCs w:val="1"/>
                <w:color w:val="000000"/>
                <w:sz w:val="24"/>
                <w:szCs w:val="24"/>
                <w:rtl w:val="0"/>
              </w:rPr>
              <w:t xml:space="preserve">Giá bán = (Đơn giá bán × Số tháng trong chu kỳ)</w:t>
              <w:br w:type="textWrapping"/>
              <w:t xml:space="preserve"> − (Số tháng được tặng × Đơn giá 1 tháng × % giảm giá)</w:t>
            </w:r>
            <w:r w:rsidDel="00000000" w:rsidR="00000000" w:rsidRPr="00000000">
              <w:rPr>
                <w:rtl w:val="0"/>
              </w:rPr>
            </w:r>
          </w:p>
          <w:p w:rsidR="00000000" w:rsidDel="00000000" w:rsidP="00000000" w:rsidRDefault="00000000" w:rsidRPr="00000000" w14:paraId="0000071C">
            <w:pPr>
              <w:spacing w:after="0" w:before="240" w:line="276" w:lineRule="auto"/>
              <w:rPr>
                <w:color w:val="ff0000"/>
                <w:sz w:val="24"/>
                <w:szCs w:val="24"/>
              </w:rPr>
            </w:pPr>
            <w:r w:rsidDel="00000000" w:rsidR="00000000" w:rsidRPr="00000000">
              <w:rPr>
                <w:color w:val="ff0000"/>
                <w:sz w:val="24"/>
                <w:szCs w:val="24"/>
                <w:rtl w:val="0"/>
              </w:rPr>
              <w:t xml:space="preserve">(Xem ví dụ </w:t>
            </w:r>
            <w:hyperlink r:id="rId36">
              <w:r w:rsidDel="00000000" w:rsidR="00000000" w:rsidRPr="00000000">
                <w:rPr>
                  <w:color w:val="1155cc"/>
                  <w:sz w:val="24"/>
                  <w:szCs w:val="24"/>
                  <w:u w:val="single"/>
                  <w:rtl w:val="0"/>
                </w:rPr>
                <w:t xml:space="preserve">tại đây</w:t>
              </w:r>
            </w:hyperlink>
            <w:r w:rsidDel="00000000" w:rsidR="00000000" w:rsidRPr="00000000">
              <w:rPr>
                <w:color w:val="ff0000"/>
                <w:sz w:val="24"/>
                <w:szCs w:val="24"/>
                <w:rtl w:val="0"/>
              </w:rPr>
              <w:t xml:space="preserve">) </w:t>
            </w:r>
          </w:p>
          <w:p w:rsidR="00000000" w:rsidDel="00000000" w:rsidP="00000000" w:rsidRDefault="00000000" w:rsidRPr="00000000" w14:paraId="0000071D">
            <w:pPr>
              <w:numPr>
                <w:ilvl w:val="0"/>
                <w:numId w:val="102"/>
              </w:numPr>
              <w:spacing w:after="0" w:before="240" w:line="276" w:lineRule="auto"/>
              <w:ind w:left="720" w:hanging="360"/>
              <w:rPr>
                <w:color w:val="000000"/>
                <w:sz w:val="24"/>
                <w:szCs w:val="24"/>
              </w:rPr>
            </w:pPr>
            <w:r w:rsidDel="00000000" w:rsidR="00000000" w:rsidRPr="00000000">
              <w:rPr>
                <w:color w:val="000000"/>
                <w:sz w:val="24"/>
                <w:szCs w:val="24"/>
                <w:rtl w:val="0"/>
              </w:rPr>
              <w:t xml:space="preserve">Nếu là sản phẩm có Loại thanh toán = Phí một lần: Đơn giá bán * số lượng mặc định của sản phẩm cấu hình ở gói bán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E">
            <w:pPr>
              <w:spacing w:after="0" w:before="240" w:line="276" w:lineRule="auto"/>
              <w:jc w:val="center"/>
              <w:rPr>
                <w:b w:val="1"/>
                <w:bCs w:val="1"/>
                <w:color w:val="ff0000"/>
                <w:sz w:val="24"/>
                <w:szCs w:val="24"/>
              </w:rPr>
            </w:pPr>
            <w:commentRangeEnd w:id="97"/>
            <w:r w:rsidDel="00000000" w:rsidR="00000000" w:rsidRPr="00000000">
              <w:commentReference w:id="97"/>
            </w:r>
            <w:commentRangeEnd w:id="98"/>
            <w:r w:rsidDel="00000000" w:rsidR="00000000" w:rsidRPr="00000000">
              <w:commentReference w:id="98"/>
            </w:r>
            <w:commentRangeStart w:id="99"/>
            <w:commentRangeStart w:id="100"/>
            <w:r w:rsidDel="00000000" w:rsidR="00000000" w:rsidRPr="00000000">
              <w:rPr>
                <w:b w:val="1"/>
                <w:bCs w:val="1"/>
                <w:color w:val="ff0000"/>
                <w:sz w:val="24"/>
                <w:szCs w:val="24"/>
                <w:rtl w:val="0"/>
              </w:rPr>
              <w:t xml:space="preserve">(U)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F">
            <w:pPr>
              <w:spacing w:after="0" w:before="240" w:line="276" w:lineRule="auto"/>
              <w:rPr>
                <w:color w:val="000000"/>
                <w:sz w:val="24"/>
                <w:szCs w:val="24"/>
              </w:rPr>
            </w:pPr>
            <w:r w:rsidDel="00000000" w:rsidR="00000000" w:rsidRPr="00000000">
              <w:rPr>
                <w:color w:val="000000"/>
                <w:sz w:val="24"/>
                <w:szCs w:val="24"/>
                <w:rtl w:val="0"/>
              </w:rPr>
              <w:t xml:space="preserve">Cột “Cấu hình giá bán nâng cao”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0">
            <w:pPr>
              <w:spacing w:after="0" w:before="240" w:line="276" w:lineRule="auto"/>
              <w:jc w:val="center"/>
              <w:rPr>
                <w:color w:val="000000"/>
                <w:sz w:val="24"/>
                <w:szCs w:val="24"/>
              </w:rPr>
            </w:pPr>
            <w:r w:rsidDel="00000000" w:rsidR="00000000" w:rsidRPr="00000000">
              <w:rPr>
                <w:color w:val="000000"/>
                <w:sz w:val="24"/>
                <w:szCs w:val="24"/>
                <w:rtl w:val="0"/>
              </w:rPr>
              <w:t xml:space="preserve">Checkbox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2">
            <w:pPr>
              <w:spacing w:after="0" w:before="240" w:line="276" w:lineRule="auto"/>
              <w:jc w:val="center"/>
              <w:rPr>
                <w:color w:val="000000"/>
                <w:sz w:val="24"/>
                <w:szCs w:val="24"/>
              </w:rPr>
            </w:pPr>
            <w:r w:rsidDel="00000000" w:rsidR="00000000" w:rsidRPr="00000000">
              <w:rPr>
                <w:color w:val="000000"/>
                <w:sz w:val="24"/>
                <w:szCs w:val="24"/>
                <w:rtl w:val="0"/>
              </w:rPr>
              <w:t xml:space="preserve">Unchecked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3">
            <w:pPr>
              <w:spacing w:after="0" w:before="240" w:line="276" w:lineRule="auto"/>
              <w:rPr>
                <w:color w:val="000000"/>
                <w:sz w:val="24"/>
                <w:szCs w:val="24"/>
              </w:rPr>
            </w:pPr>
            <w:r w:rsidDel="00000000" w:rsidR="00000000" w:rsidRPr="00000000">
              <w:rPr>
                <w:color w:val="000000"/>
                <w:sz w:val="24"/>
                <w:szCs w:val="24"/>
                <w:rtl w:val="0"/>
              </w:rPr>
              <w:t xml:space="preserve">Default checkbox cấu hình giá bán nâng cao = Uncheck</w:t>
            </w:r>
          </w:p>
          <w:p w:rsidR="00000000" w:rsidDel="00000000" w:rsidP="00000000" w:rsidRDefault="00000000" w:rsidRPr="00000000" w14:paraId="00000724">
            <w:pPr>
              <w:numPr>
                <w:ilvl w:val="0"/>
                <w:numId w:val="9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Khi bấm check: Bắn lên pop-up cấu hình giá bán nâng cao</w:t>
            </w:r>
          </w:p>
          <w:p w:rsidR="00000000" w:rsidDel="00000000" w:rsidP="00000000" w:rsidRDefault="00000000" w:rsidRPr="00000000" w14:paraId="00000725">
            <w:pPr>
              <w:numPr>
                <w:ilvl w:val="1"/>
                <w:numId w:val="99"/>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Khi cấu hình và lưu thành công: Chuyển status checkbox từ uncheck → checked, và hiển thị hypertext để vào xem chi tiết cấu hình giá bán nâng cao</w:t>
            </w:r>
          </w:p>
          <w:p w:rsidR="00000000" w:rsidDel="00000000" w:rsidP="00000000" w:rsidRDefault="00000000" w:rsidRPr="00000000" w14:paraId="00000726">
            <w:pPr>
              <w:numPr>
                <w:ilvl w:val="0"/>
                <w:numId w:val="99"/>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Khi bấm unchecked (của dòng đang cấu hình giá bán nâng cao): Bắn lên pop-up yêu cầu xác nhận hủy cấu hình giá bán nâng cao. Khi hủy thành công sẽ chuyển status checkbox từ checked → unchecked, bỏ hiện thị hypertext</w:t>
            </w:r>
          </w:p>
          <w:p w:rsidR="00000000" w:rsidDel="00000000" w:rsidP="00000000" w:rsidRDefault="00000000" w:rsidRPr="00000000" w14:paraId="00000727">
            <w:pPr>
              <w:spacing w:after="240" w:before="240" w:line="276" w:lineRule="auto"/>
              <w:rPr>
                <w:color w:val="000000"/>
                <w:sz w:val="24"/>
                <w:szCs w:val="24"/>
              </w:rPr>
            </w:pPr>
            <w:r w:rsidDel="00000000" w:rsidR="00000000" w:rsidRPr="00000000">
              <w:rPr>
                <w:color w:val="000000"/>
                <w:sz w:val="24"/>
                <w:szCs w:val="24"/>
                <w:rtl w:val="0"/>
              </w:rPr>
              <w:t xml:space="preserve">Xem chi tiết cấu hình giá bán nâng cao theo từng kịch bản ở bên dưới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8">
            <w:pPr>
              <w:spacing w:after="0" w:before="240" w:line="276" w:lineRule="auto"/>
              <w:rPr>
                <w:color w:val="000000"/>
                <w:sz w:val="24"/>
                <w:szCs w:val="24"/>
              </w:rPr>
            </w:pPr>
            <w:commentRangeEnd w:id="99"/>
            <w:r w:rsidDel="00000000" w:rsidR="00000000" w:rsidRPr="00000000">
              <w:commentReference w:id="99"/>
            </w:r>
            <w:commentRangeEnd w:id="100"/>
            <w:r w:rsidDel="00000000" w:rsidR="00000000" w:rsidRPr="00000000">
              <w:commentReference w:id="100"/>
            </w:r>
            <w:commentRangeStart w:id="101"/>
            <w:commentRangeStart w:id="102"/>
            <w:r w:rsidDel="00000000" w:rsidR="00000000" w:rsidRPr="00000000">
              <w:rPr>
                <w:color w:val="000000"/>
                <w:sz w:val="24"/>
                <w:szCs w:val="24"/>
                <w:rtl w:val="0"/>
              </w:rPr>
              <w:t xml:space="preserve">Pop-up cấu hình giá bán nâng cao </w:t>
            </w:r>
          </w:p>
          <w:p w:rsidR="00000000" w:rsidDel="00000000" w:rsidP="00000000" w:rsidRDefault="00000000" w:rsidRPr="00000000" w14:paraId="00000729">
            <w:pPr>
              <w:numPr>
                <w:ilvl w:val="0"/>
                <w:numId w:val="1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Tặng tháng: </w:t>
            </w:r>
            <w:r w:rsidDel="00000000" w:rsidR="00000000" w:rsidRPr="00000000">
              <w:rPr>
                <w:b w:val="1"/>
                <w:bCs w:val="1"/>
                <w:color w:val="000000"/>
                <w:sz w:val="24"/>
                <w:szCs w:val="24"/>
                <w:rtl w:val="0"/>
              </w:rPr>
              <w:t xml:space="preserve">Tặng thêm số tháng sử dụng</w:t>
            </w:r>
            <w:r w:rsidDel="00000000" w:rsidR="00000000" w:rsidRPr="00000000">
              <w:rPr>
                <w:color w:val="000000"/>
                <w:sz w:val="24"/>
                <w:szCs w:val="24"/>
                <w:rtl w:val="0"/>
              </w:rPr>
              <w:t xml:space="preserve"> khi mua gói cước. Giá cước không thay đổi, chỉ </w:t>
            </w:r>
            <w:r w:rsidDel="00000000" w:rsidR="00000000" w:rsidRPr="00000000">
              <w:rPr>
                <w:b w:val="1"/>
                <w:bCs w:val="1"/>
                <w:color w:val="000000"/>
                <w:sz w:val="24"/>
                <w:szCs w:val="24"/>
                <w:rtl w:val="0"/>
              </w:rPr>
              <w:t xml:space="preserve">kéo dài thời gian sử dụng</w:t>
            </w:r>
            <w:r w:rsidDel="00000000" w:rsidR="00000000" w:rsidRPr="00000000">
              <w:rPr>
                <w:color w:val="000000"/>
                <w:sz w:val="24"/>
                <w:szCs w:val="24"/>
                <w:rtl w:val="0"/>
              </w:rPr>
              <w:t xml:space="preserve">.</w:t>
            </w:r>
          </w:p>
          <w:p w:rsidR="00000000" w:rsidDel="00000000" w:rsidP="00000000" w:rsidRDefault="00000000" w:rsidRPr="00000000" w14:paraId="0000072A">
            <w:pPr>
              <w:numPr>
                <w:ilvl w:val="0"/>
                <w:numId w:val="15"/>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Đơn giá cố định theo số lượng: </w:t>
            </w:r>
            <w:r w:rsidDel="00000000" w:rsidR="00000000" w:rsidRPr="00000000">
              <w:rPr>
                <w:b w:val="1"/>
                <w:bCs w:val="1"/>
                <w:color w:val="000000"/>
                <w:sz w:val="24"/>
                <w:szCs w:val="24"/>
                <w:rtl w:val="0"/>
              </w:rPr>
              <w:t xml:space="preserve">Dựa trên số lượng</w:t>
            </w:r>
            <w:r w:rsidDel="00000000" w:rsidR="00000000" w:rsidRPr="00000000">
              <w:rPr>
                <w:color w:val="000000"/>
                <w:sz w:val="24"/>
                <w:szCs w:val="24"/>
                <w:rtl w:val="0"/>
              </w:rPr>
              <w:t xml:space="preserve"> với </w:t>
            </w:r>
            <w:r w:rsidDel="00000000" w:rsidR="00000000" w:rsidRPr="00000000">
              <w:rPr>
                <w:b w:val="1"/>
                <w:bCs w:val="1"/>
                <w:color w:val="000000"/>
                <w:sz w:val="24"/>
                <w:szCs w:val="24"/>
                <w:rtl w:val="0"/>
              </w:rPr>
              <w:t xml:space="preserve">một mức đơn giá cố định</w:t>
            </w:r>
            <w:r w:rsidDel="00000000" w:rsidR="00000000" w:rsidRPr="00000000">
              <w:rPr>
                <w:color w:val="000000"/>
                <w:sz w:val="24"/>
                <w:szCs w:val="24"/>
                <w:rtl w:val="0"/>
              </w:rPr>
              <w:t xml:space="preserve"> cho từng sản phẩm/dịch vụ.</w:t>
            </w:r>
          </w:p>
          <w:p w:rsidR="00000000" w:rsidDel="00000000" w:rsidP="00000000" w:rsidRDefault="00000000" w:rsidRPr="00000000" w14:paraId="0000072B">
            <w:pPr>
              <w:numPr>
                <w:ilvl w:val="0"/>
                <w:numId w:val="1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Đơn giá bậc thang:  Thay đổi theo </w:t>
            </w:r>
            <w:r w:rsidDel="00000000" w:rsidR="00000000" w:rsidRPr="00000000">
              <w:rPr>
                <w:b w:val="1"/>
                <w:bCs w:val="1"/>
                <w:color w:val="000000"/>
                <w:sz w:val="24"/>
                <w:szCs w:val="24"/>
                <w:rtl w:val="0"/>
              </w:rPr>
              <w:t xml:space="preserve">các mức (bậc)</w:t>
            </w:r>
            <w:r w:rsidDel="00000000" w:rsidR="00000000" w:rsidRPr="00000000">
              <w:rPr>
                <w:color w:val="000000"/>
                <w:sz w:val="24"/>
                <w:szCs w:val="24"/>
                <w:rtl w:val="0"/>
              </w:rPr>
              <w:t xml:space="preserve"> của số lượng. Mỗi bậc có đơn giá riêng và hệ thống tính tiền theo </w:t>
            </w:r>
            <w:r w:rsidDel="00000000" w:rsidR="00000000" w:rsidRPr="00000000">
              <w:rPr>
                <w:b w:val="1"/>
                <w:bCs w:val="1"/>
                <w:color w:val="000000"/>
                <w:sz w:val="24"/>
                <w:szCs w:val="24"/>
                <w:rtl w:val="0"/>
              </w:rPr>
              <w:t xml:space="preserve">bậc mà số lượng rơi vào</w:t>
            </w:r>
            <w:r w:rsidDel="00000000" w:rsidR="00000000" w:rsidRPr="00000000">
              <w:rPr>
                <w:color w:val="000000"/>
                <w:sz w:val="24"/>
                <w:szCs w:val="24"/>
                <w:rtl w:val="0"/>
              </w:rPr>
              <w:t xml:space="preserve">, hoặc chia theo từng bậc tùy cấu hình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1">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2">
            <w:pPr>
              <w:spacing w:after="0" w:before="240" w:line="276" w:lineRule="auto"/>
              <w:rPr>
                <w:color w:val="000000"/>
                <w:sz w:val="24"/>
                <w:szCs w:val="24"/>
              </w:rPr>
            </w:pPr>
            <w:r w:rsidDel="00000000" w:rsidR="00000000" w:rsidRPr="00000000">
              <w:rPr>
                <w:color w:val="000000"/>
                <w:sz w:val="24"/>
                <w:szCs w:val="24"/>
                <w:rtl w:val="0"/>
              </w:rPr>
              <w:t xml:space="preserve">Loại giá nâng cao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3">
            <w:pPr>
              <w:spacing w:after="0" w:before="240" w:line="276" w:lineRule="auto"/>
              <w:jc w:val="center"/>
              <w:rPr>
                <w:color w:val="000000"/>
                <w:sz w:val="24"/>
                <w:szCs w:val="24"/>
              </w:rPr>
            </w:pPr>
            <w:r w:rsidDel="00000000" w:rsidR="00000000" w:rsidRPr="00000000">
              <w:rPr>
                <w:color w:val="000000"/>
                <w:sz w:val="24"/>
                <w:szCs w:val="24"/>
                <w:rtl w:val="0"/>
              </w:rPr>
              <w:t xml:space="preserve">Dropdown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4">
            <w:pPr>
              <w:spacing w:after="0" w:before="240" w:line="276" w:lineRule="auto"/>
              <w:jc w:val="center"/>
              <w:rPr>
                <w:color w:val="000000"/>
                <w:sz w:val="24"/>
                <w:szCs w:val="24"/>
              </w:rPr>
            </w:pPr>
            <w:r w:rsidDel="00000000" w:rsidR="00000000" w:rsidRPr="00000000">
              <w:rPr>
                <w:color w:val="000000"/>
                <w:sz w:val="24"/>
                <w:szCs w:val="24"/>
                <w:rtl w:val="0"/>
              </w:rPr>
              <w:t xml:space="preserv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5">
            <w:pPr>
              <w:spacing w:after="0" w:before="240" w:line="276" w:lineRule="auto"/>
              <w:jc w:val="center"/>
              <w:rPr>
                <w:color w:val="000000"/>
                <w:sz w:val="24"/>
                <w:szCs w:val="24"/>
              </w:rPr>
            </w:pPr>
            <w:r w:rsidDel="00000000" w:rsidR="00000000" w:rsidRPr="00000000">
              <w:rPr>
                <w:color w:val="000000"/>
                <w:sz w:val="24"/>
                <w:szCs w:val="24"/>
                <w:rtl w:val="0"/>
              </w:rPr>
              <w:t xml:space="preserve">Null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6">
            <w:pPr>
              <w:spacing w:after="0" w:before="240" w:line="276" w:lineRule="auto"/>
              <w:rPr>
                <w:color w:val="000000"/>
                <w:sz w:val="24"/>
                <w:szCs w:val="24"/>
              </w:rPr>
            </w:pPr>
            <w:r w:rsidDel="00000000" w:rsidR="00000000" w:rsidRPr="00000000">
              <w:rPr>
                <w:color w:val="000000"/>
                <w:sz w:val="24"/>
                <w:szCs w:val="24"/>
                <w:rtl w:val="0"/>
              </w:rPr>
              <w:t xml:space="preserve">Loại thanh toán = Có tính cước =&gt; chỉ được chọn Tặng tháng</w:t>
            </w:r>
          </w:p>
          <w:p w:rsidR="00000000" w:rsidDel="00000000" w:rsidP="00000000" w:rsidRDefault="00000000" w:rsidRPr="00000000" w14:paraId="00000737">
            <w:pPr>
              <w:spacing w:after="0" w:before="240" w:line="276" w:lineRule="auto"/>
              <w:rPr>
                <w:color w:val="000000"/>
                <w:sz w:val="24"/>
                <w:szCs w:val="24"/>
              </w:rPr>
            </w:pPr>
            <w:r w:rsidDel="00000000" w:rsidR="00000000" w:rsidRPr="00000000">
              <w:rPr>
                <w:color w:val="000000"/>
                <w:sz w:val="24"/>
                <w:szCs w:val="24"/>
                <w:rtl w:val="0"/>
              </w:rPr>
              <w:t xml:space="preserve">Loại thanh toán = Phí một lần =&gt; chỉ được chọn Đơn giá cố định theo số lượng hoặc Đơn giá bậc thang </w:t>
            </w:r>
          </w:p>
          <w:p w:rsidR="00000000" w:rsidDel="00000000" w:rsidP="00000000" w:rsidRDefault="00000000" w:rsidRPr="00000000" w14:paraId="00000738">
            <w:pPr>
              <w:spacing w:after="0" w:before="240" w:line="276" w:lineRule="auto"/>
              <w:rPr>
                <w:color w:val="000000"/>
                <w:sz w:val="24"/>
                <w:szCs w:val="24"/>
              </w:rPr>
            </w:pPr>
            <w:r w:rsidDel="00000000" w:rsidR="00000000" w:rsidRPr="00000000">
              <w:rPr>
                <w:color w:val="000000"/>
                <w:sz w:val="24"/>
                <w:szCs w:val="24"/>
                <w:rtl w:val="0"/>
              </w:rPr>
              <w:t xml:space="preserve">Loại thanh toán = Không tính cước =&gt; không được cấu hình giá nâng cao</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9">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A">
            <w:pPr>
              <w:spacing w:after="0" w:before="240" w:line="276" w:lineRule="auto"/>
              <w:rPr>
                <w:color w:val="000000"/>
                <w:sz w:val="24"/>
                <w:szCs w:val="24"/>
              </w:rPr>
            </w:pPr>
            <w:r w:rsidDel="00000000" w:rsidR="00000000" w:rsidRPr="00000000">
              <w:rPr>
                <w:i w:val="1"/>
                <w:iCs w:val="1"/>
                <w:color w:val="ff0000"/>
                <w:sz w:val="24"/>
                <w:szCs w:val="24"/>
                <w:rtl w:val="0"/>
              </w:rPr>
              <w:t xml:space="preserve">(Chỉ chọn khi Loại giá nâng cao =Tặng tháng)</w:t>
            </w:r>
            <w:r w:rsidDel="00000000" w:rsidR="00000000" w:rsidRPr="00000000">
              <w:rPr>
                <w:color w:val="000000"/>
                <w:sz w:val="24"/>
                <w:szCs w:val="24"/>
                <w:rtl w:val="0"/>
              </w:rPr>
              <w:t xml:space="preserve"> Số lượng tháng tặng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B">
            <w:pPr>
              <w:spacing w:after="0" w:before="240" w:line="276" w:lineRule="auto"/>
              <w:jc w:val="center"/>
              <w:rPr>
                <w:color w:val="000000"/>
                <w:sz w:val="24"/>
                <w:szCs w:val="24"/>
              </w:rPr>
            </w:pPr>
            <w:r w:rsidDel="00000000" w:rsidR="00000000" w:rsidRPr="00000000">
              <w:rPr>
                <w:color w:val="000000"/>
                <w:sz w:val="24"/>
                <w:szCs w:val="24"/>
                <w:rtl w:val="0"/>
              </w:rPr>
              <w:t xml:space="preserve">Number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C">
            <w:pPr>
              <w:spacing w:after="0" w:before="240" w:line="276" w:lineRule="auto"/>
              <w:rPr>
                <w:color w:val="000000"/>
                <w:sz w:val="24"/>
                <w:szCs w:val="24"/>
              </w:rPr>
            </w:pPr>
            <w:r w:rsidDel="00000000" w:rsidR="00000000" w:rsidRPr="00000000">
              <w:rPr>
                <w:color w:val="000000"/>
                <w:sz w:val="24"/>
                <w:szCs w:val="24"/>
                <w:rtl w:val="0"/>
              </w:rPr>
              <w:t xml:space="preserv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D">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E">
            <w:pPr>
              <w:spacing w:after="0" w:before="240" w:line="276" w:lineRule="auto"/>
              <w:rPr>
                <w:color w:val="000000"/>
                <w:sz w:val="24"/>
                <w:szCs w:val="24"/>
              </w:rPr>
            </w:pPr>
            <w:r w:rsidDel="00000000" w:rsidR="00000000" w:rsidRPr="00000000">
              <w:rPr>
                <w:color w:val="000000"/>
                <w:sz w:val="24"/>
                <w:szCs w:val="24"/>
                <w:rtl w:val="0"/>
              </w:rPr>
              <w:t xml:space="preserve">Nhập số tháng tặng </w:t>
            </w:r>
            <w:ins w:author="Linh Vu Quang" w:id="0" w:date="2026-01-08T02:16:41Z">
              <w:r w:rsidDel="00000000" w:rsidR="00000000" w:rsidRPr="00000000">
                <w:rPr>
                  <w:color w:val="000000"/>
                  <w:sz w:val="24"/>
                  <w:szCs w:val="24"/>
                  <w:rtl w:val="0"/>
                </w:rPr>
                <w:br w:type="textWrapping"/>
              </w:r>
            </w:ins>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F">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0">
            <w:pPr>
              <w:spacing w:after="0" w:before="240" w:line="276" w:lineRule="auto"/>
              <w:rPr>
                <w:color w:val="000000"/>
                <w:sz w:val="24"/>
                <w:szCs w:val="24"/>
              </w:rPr>
            </w:pPr>
            <w:r w:rsidDel="00000000" w:rsidR="00000000" w:rsidRPr="00000000">
              <w:rPr>
                <w:i w:val="1"/>
                <w:iCs w:val="1"/>
                <w:color w:val="ff0000"/>
                <w:sz w:val="24"/>
                <w:szCs w:val="24"/>
                <w:rtl w:val="0"/>
              </w:rPr>
              <w:t xml:space="preserve">(Chỉ chọn khi Loại giá nâng cao =Tặng tháng) </w:t>
            </w:r>
            <w:r w:rsidDel="00000000" w:rsidR="00000000" w:rsidRPr="00000000">
              <w:rPr>
                <w:color w:val="000000"/>
                <w:sz w:val="24"/>
                <w:szCs w:val="24"/>
                <w:rtl w:val="0"/>
              </w:rPr>
              <w:t xml:space="preserve">Loại tặng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1">
            <w:pPr>
              <w:spacing w:after="0" w:before="240" w:line="276" w:lineRule="auto"/>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2">
            <w:pPr>
              <w:spacing w:after="0" w:before="240" w:line="276" w:lineRule="auto"/>
              <w:rPr>
                <w:color w:val="000000"/>
                <w:sz w:val="24"/>
                <w:szCs w:val="24"/>
              </w:rPr>
            </w:pPr>
            <w:r w:rsidDel="00000000" w:rsidR="00000000" w:rsidRPr="00000000">
              <w:rPr>
                <w:color w:val="000000"/>
                <w:sz w:val="24"/>
                <w:szCs w:val="24"/>
                <w:rtl w:val="0"/>
              </w:rPr>
              <w:t xml:space="preserv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3">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4">
            <w:pPr>
              <w:spacing w:after="0" w:before="240" w:line="276" w:lineRule="auto"/>
              <w:rPr>
                <w:color w:val="000000"/>
                <w:sz w:val="24"/>
                <w:szCs w:val="24"/>
              </w:rPr>
            </w:pPr>
            <w:r w:rsidDel="00000000" w:rsidR="00000000" w:rsidRPr="00000000">
              <w:rPr>
                <w:color w:val="000000"/>
                <w:sz w:val="24"/>
                <w:szCs w:val="24"/>
                <w:rtl w:val="0"/>
              </w:rPr>
              <w:t xml:space="preserve">Prefill load lên giá trị Phầm trăm (%) </w:t>
            </w:r>
          </w:p>
          <w:p w:rsidR="00000000" w:rsidDel="00000000" w:rsidP="00000000" w:rsidRDefault="00000000" w:rsidRPr="00000000" w14:paraId="00000745">
            <w:pPr>
              <w:spacing w:after="0" w:before="240" w:line="276" w:lineRule="auto"/>
              <w:rPr>
                <w:i w:val="1"/>
                <w:iCs w:val="1"/>
                <w:color w:val="000000"/>
                <w:sz w:val="24"/>
                <w:szCs w:val="24"/>
              </w:rPr>
            </w:pPr>
            <w:r w:rsidDel="00000000" w:rsidR="00000000" w:rsidRPr="00000000">
              <w:rPr>
                <w:i w:val="1"/>
                <w:iCs w:val="1"/>
                <w:color w:val="000000"/>
                <w:sz w:val="24"/>
                <w:szCs w:val="24"/>
                <w:rtl w:val="0"/>
              </w:rPr>
              <w:t xml:space="preserve">(Hệ thống hiện chỉ hỗ trợ loại tặng theo </w:t>
            </w:r>
            <w:r w:rsidDel="00000000" w:rsidR="00000000" w:rsidRPr="00000000">
              <w:rPr>
                <w:b w:val="1"/>
                <w:bCs w:val="1"/>
                <w:i w:val="1"/>
                <w:iCs w:val="1"/>
                <w:color w:val="000000"/>
                <w:sz w:val="24"/>
                <w:szCs w:val="24"/>
                <w:rtl w:val="0"/>
              </w:rPr>
              <w:t xml:space="preserve">%</w:t>
            </w:r>
            <w:r w:rsidDel="00000000" w:rsidR="00000000" w:rsidRPr="00000000">
              <w:rPr>
                <w:i w:val="1"/>
                <w:iCs w:val="1"/>
                <w:color w:val="000000"/>
                <w:sz w:val="24"/>
                <w:szCs w:val="24"/>
                <w:rtl w:val="0"/>
              </w:rPr>
              <w:t xml:space="preserve">, sau sẽ mở rộng thêm)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6">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7">
            <w:pPr>
              <w:spacing w:after="0" w:before="240" w:line="276" w:lineRule="auto"/>
              <w:rPr>
                <w:i w:val="1"/>
                <w:iCs w:val="1"/>
                <w:color w:val="ff0000"/>
                <w:sz w:val="24"/>
                <w:szCs w:val="24"/>
              </w:rPr>
            </w:pPr>
            <w:r w:rsidDel="00000000" w:rsidR="00000000" w:rsidRPr="00000000">
              <w:rPr>
                <w:i w:val="1"/>
                <w:iCs w:val="1"/>
                <w:color w:val="ff0000"/>
                <w:sz w:val="24"/>
                <w:szCs w:val="24"/>
                <w:rtl w:val="0"/>
              </w:rPr>
              <w:t xml:space="preserve">(Chỉ chọn khi Loại giá nâng cao =Tặng tháng) </w:t>
            </w:r>
          </w:p>
          <w:p w:rsidR="00000000" w:rsidDel="00000000" w:rsidP="00000000" w:rsidRDefault="00000000" w:rsidRPr="00000000" w14:paraId="00000748">
            <w:pPr>
              <w:spacing w:after="0" w:before="240" w:line="276" w:lineRule="auto"/>
              <w:rPr>
                <w:color w:val="000000"/>
                <w:sz w:val="24"/>
                <w:szCs w:val="24"/>
              </w:rPr>
            </w:pPr>
            <w:r w:rsidDel="00000000" w:rsidR="00000000" w:rsidRPr="00000000">
              <w:rPr>
                <w:color w:val="000000"/>
                <w:sz w:val="24"/>
                <w:szCs w:val="24"/>
                <w:rtl w:val="0"/>
              </w:rPr>
              <w:t xml:space="preserve">Giá trị tặng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9">
            <w:pPr>
              <w:spacing w:after="0" w:before="240" w:line="276" w:lineRule="auto"/>
              <w:jc w:val="center"/>
              <w:rPr>
                <w:color w:val="000000"/>
                <w:sz w:val="24"/>
                <w:szCs w:val="24"/>
              </w:rPr>
            </w:pPr>
            <w:r w:rsidDel="00000000" w:rsidR="00000000" w:rsidRPr="00000000">
              <w:rPr>
                <w:color w:val="000000"/>
                <w:sz w:val="24"/>
                <w:szCs w:val="24"/>
                <w:rtl w:val="0"/>
              </w:rPr>
              <w:t xml:space="preserve">Number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A">
            <w:pPr>
              <w:spacing w:after="0" w:before="240" w:line="276" w:lineRule="auto"/>
              <w:rPr>
                <w:color w:val="000000"/>
                <w:sz w:val="24"/>
                <w:szCs w:val="24"/>
              </w:rPr>
            </w:pPr>
            <w:r w:rsidDel="00000000" w:rsidR="00000000" w:rsidRPr="00000000">
              <w:rPr>
                <w:color w:val="000000"/>
                <w:sz w:val="24"/>
                <w:szCs w:val="24"/>
                <w:rtl w:val="0"/>
              </w:rPr>
              <w:t xml:space="preserv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B">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C">
            <w:pPr>
              <w:spacing w:after="0" w:before="240" w:line="276" w:lineRule="auto"/>
              <w:rPr>
                <w:color w:val="000000"/>
                <w:sz w:val="24"/>
                <w:szCs w:val="24"/>
              </w:rPr>
            </w:pPr>
            <w:r w:rsidDel="00000000" w:rsidR="00000000" w:rsidRPr="00000000">
              <w:rPr>
                <w:color w:val="000000"/>
                <w:sz w:val="24"/>
                <w:szCs w:val="24"/>
                <w:rtl w:val="0"/>
              </w:rPr>
              <w:t xml:space="preserve">Nhập giá trị tặng </w:t>
            </w:r>
          </w:p>
          <w:p w:rsidR="00000000" w:rsidDel="00000000" w:rsidP="00000000" w:rsidRDefault="00000000" w:rsidRPr="00000000" w14:paraId="0000074D">
            <w:pPr>
              <w:numPr>
                <w:ilvl w:val="0"/>
                <w:numId w:val="24"/>
              </w:numPr>
              <w:spacing w:after="240" w:before="240" w:line="276" w:lineRule="auto"/>
              <w:ind w:left="720" w:hanging="360"/>
              <w:rPr>
                <w:rFonts w:ascii="Arial" w:cs="Arial" w:eastAsia="Arial" w:hAnsi="Arial"/>
                <w:color w:val="000000"/>
                <w:sz w:val="22"/>
                <w:szCs w:val="22"/>
              </w:rPr>
            </w:pPr>
            <w:r w:rsidDel="00000000" w:rsidR="00000000" w:rsidRPr="00000000">
              <w:rPr>
                <w:color w:val="000000"/>
                <w:sz w:val="24"/>
                <w:szCs w:val="24"/>
                <w:rtl w:val="0"/>
              </w:rPr>
              <w:t xml:space="preserve">Nếu </w:t>
            </w:r>
            <w:r w:rsidDel="00000000" w:rsidR="00000000" w:rsidRPr="00000000">
              <w:rPr>
                <w:b w:val="1"/>
                <w:bCs w:val="1"/>
                <w:color w:val="000000"/>
                <w:sz w:val="24"/>
                <w:szCs w:val="24"/>
                <w:rtl w:val="0"/>
              </w:rPr>
              <w:t xml:space="preserve">Loại tặng = Phần trăm</w:t>
            </w:r>
            <w:r w:rsidDel="00000000" w:rsidR="00000000" w:rsidRPr="00000000">
              <w:rPr>
                <w:color w:val="000000"/>
                <w:sz w:val="24"/>
                <w:szCs w:val="24"/>
                <w:rtl w:val="0"/>
              </w:rPr>
              <w:t xml:space="preserve"> → giá trị tối đa = </w:t>
            </w:r>
            <w:r w:rsidDel="00000000" w:rsidR="00000000" w:rsidRPr="00000000">
              <w:rPr>
                <w:b w:val="1"/>
                <w:bCs w:val="1"/>
                <w:color w:val="000000"/>
                <w:sz w:val="24"/>
                <w:szCs w:val="24"/>
                <w:rtl w:val="0"/>
              </w:rPr>
              <w:t xml:space="preserve">100</w:t>
            </w:r>
            <w:r w:rsidDel="00000000" w:rsidR="00000000" w:rsidRPr="00000000">
              <w:rPr>
                <w:color w:val="000000"/>
                <w:sz w:val="24"/>
                <w:szCs w:val="24"/>
                <w:rtl w:val="0"/>
              </w:rPr>
              <w:t xml:space="preserve"> (%).(hiểu là tặng 100% giá trị 1 gói bán theo tháng) </w:t>
            </w:r>
          </w:p>
          <w:p w:rsidR="00000000" w:rsidDel="00000000" w:rsidP="00000000" w:rsidRDefault="00000000" w:rsidRPr="00000000" w14:paraId="0000074E">
            <w:pPr>
              <w:spacing w:after="0" w:before="240" w:line="276" w:lineRule="auto"/>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F">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0">
            <w:pPr>
              <w:spacing w:after="0" w:before="240" w:line="276" w:lineRule="auto"/>
              <w:rPr>
                <w:i w:val="1"/>
                <w:iCs w:val="1"/>
                <w:color w:val="ff0000"/>
                <w:sz w:val="24"/>
                <w:szCs w:val="24"/>
              </w:rPr>
            </w:pPr>
            <w:r w:rsidDel="00000000" w:rsidR="00000000" w:rsidRPr="00000000">
              <w:rPr>
                <w:i w:val="1"/>
                <w:iCs w:val="1"/>
                <w:color w:val="ff0000"/>
                <w:sz w:val="24"/>
                <w:szCs w:val="24"/>
                <w:rtl w:val="0"/>
              </w:rPr>
              <w:t xml:space="preserve">(Chỉ chọn khi Loại giá nâng cao =Tổng giá cố định theo số lượng hoặc Đơn giá bậc thang)</w:t>
            </w:r>
          </w:p>
          <w:p w:rsidR="00000000" w:rsidDel="00000000" w:rsidP="00000000" w:rsidRDefault="00000000" w:rsidRPr="00000000" w14:paraId="00000751">
            <w:pPr>
              <w:spacing w:after="0" w:before="240" w:line="276" w:lineRule="auto"/>
              <w:rPr>
                <w:color w:val="000000"/>
                <w:sz w:val="24"/>
                <w:szCs w:val="24"/>
              </w:rPr>
            </w:pPr>
            <w:r w:rsidDel="00000000" w:rsidR="00000000" w:rsidRPr="00000000">
              <w:rPr>
                <w:color w:val="000000"/>
                <w:sz w:val="24"/>
                <w:szCs w:val="24"/>
                <w:rtl w:val="0"/>
              </w:rPr>
              <w:t xml:space="preserve">Số lượng từ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2">
            <w:pPr>
              <w:spacing w:after="0" w:before="240" w:line="276" w:lineRule="auto"/>
              <w:jc w:val="center"/>
              <w:rPr>
                <w:color w:val="000000"/>
                <w:sz w:val="24"/>
                <w:szCs w:val="24"/>
              </w:rPr>
            </w:pPr>
            <w:r w:rsidDel="00000000" w:rsidR="00000000" w:rsidRPr="00000000">
              <w:rPr>
                <w:color w:val="000000"/>
                <w:sz w:val="24"/>
                <w:szCs w:val="24"/>
                <w:rtl w:val="0"/>
              </w:rPr>
              <w:t xml:space="preserve">Number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3">
            <w:pPr>
              <w:spacing w:after="0" w:before="240" w:line="276" w:lineRule="auto"/>
              <w:rPr>
                <w:color w:val="000000"/>
                <w:sz w:val="24"/>
                <w:szCs w:val="24"/>
              </w:rPr>
            </w:pPr>
            <w:r w:rsidDel="00000000" w:rsidR="00000000" w:rsidRPr="00000000">
              <w:rPr>
                <w:color w:val="000000"/>
                <w:sz w:val="24"/>
                <w:szCs w:val="24"/>
                <w:rtl w:val="0"/>
              </w:rPr>
              <w:t xml:space="preserve">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4">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5">
            <w:pPr>
              <w:spacing w:after="0" w:before="240" w:line="276" w:lineRule="auto"/>
              <w:rPr>
                <w:color w:val="000000"/>
                <w:sz w:val="24"/>
                <w:szCs w:val="24"/>
              </w:rPr>
            </w:pPr>
            <w:r w:rsidDel="00000000" w:rsidR="00000000" w:rsidRPr="00000000">
              <w:rPr>
                <w:color w:val="000000"/>
                <w:sz w:val="24"/>
                <w:szCs w:val="24"/>
                <w:rtl w:val="0"/>
              </w:rPr>
              <w:t xml:space="preserve"> Ở dòng đầu tiên: tự động lấy giá trị từ </w:t>
            </w:r>
            <w:r w:rsidDel="00000000" w:rsidR="00000000" w:rsidRPr="00000000">
              <w:rPr>
                <w:b w:val="1"/>
                <w:bCs w:val="1"/>
                <w:color w:val="000000"/>
                <w:sz w:val="24"/>
                <w:szCs w:val="24"/>
                <w:rtl w:val="0"/>
              </w:rPr>
              <w:t xml:space="preserve">Min SKU</w:t>
            </w:r>
            <w:r w:rsidDel="00000000" w:rsidR="00000000" w:rsidRPr="00000000">
              <w:rPr>
                <w:rFonts w:ascii="Caudex" w:cs="Caudex" w:eastAsia="Caudex" w:hAnsi="Caudex"/>
                <w:color w:val="000000"/>
                <w:sz w:val="24"/>
                <w:szCs w:val="24"/>
                <w:rtl w:val="0"/>
              </w:rPr>
              <w:t xml:space="preserve"> của gói bán (và phải ≠ 0).</w:t>
            </w:r>
          </w:p>
          <w:p w:rsidR="00000000" w:rsidDel="00000000" w:rsidP="00000000" w:rsidRDefault="00000000" w:rsidRPr="00000000" w14:paraId="00000756">
            <w:pPr>
              <w:spacing w:after="0" w:before="240" w:line="276" w:lineRule="auto"/>
              <w:rPr>
                <w:color w:val="000000"/>
                <w:sz w:val="24"/>
                <w:szCs w:val="24"/>
              </w:rPr>
            </w:pPr>
            <w:r w:rsidDel="00000000" w:rsidR="00000000" w:rsidRPr="00000000">
              <w:rPr>
                <w:color w:val="000000"/>
                <w:sz w:val="24"/>
                <w:szCs w:val="24"/>
                <w:rtl w:val="0"/>
              </w:rPr>
              <w:t xml:space="preserve">Ở các dòng sau:</w:t>
            </w:r>
          </w:p>
          <w:p w:rsidR="00000000" w:rsidDel="00000000" w:rsidP="00000000" w:rsidRDefault="00000000" w:rsidRPr="00000000" w14:paraId="00000757">
            <w:pPr>
              <w:numPr>
                <w:ilvl w:val="0"/>
                <w:numId w:val="5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“Số lượng từ” </w:t>
            </w:r>
            <w:r w:rsidDel="00000000" w:rsidR="00000000" w:rsidRPr="00000000">
              <w:rPr>
                <w:b w:val="1"/>
                <w:bCs w:val="1"/>
                <w:color w:val="000000"/>
                <w:sz w:val="24"/>
                <w:szCs w:val="24"/>
                <w:rtl w:val="0"/>
              </w:rPr>
              <w:t xml:space="preserve">không được nhỏ hơn</w:t>
            </w:r>
            <w:r w:rsidDel="00000000" w:rsidR="00000000" w:rsidRPr="00000000">
              <w:rPr>
                <w:color w:val="000000"/>
                <w:sz w:val="24"/>
                <w:szCs w:val="24"/>
                <w:rtl w:val="0"/>
              </w:rPr>
              <w:t xml:space="preserve"> “Số lượng đến” của tất cả các dòng trên.</w:t>
              <w:br w:type="textWrapping"/>
            </w:r>
          </w:p>
          <w:p w:rsidR="00000000" w:rsidDel="00000000" w:rsidP="00000000" w:rsidRDefault="00000000" w:rsidRPr="00000000" w14:paraId="00000758">
            <w:pPr>
              <w:numPr>
                <w:ilvl w:val="0"/>
                <w:numId w:val="51"/>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Không được trùng cặp “Số lượng từ – Số lượng đến” với bất kỳ dòng nào khác.</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9">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A">
            <w:pPr>
              <w:spacing w:after="0" w:before="240" w:line="276" w:lineRule="auto"/>
              <w:rPr>
                <w:i w:val="1"/>
                <w:iCs w:val="1"/>
                <w:color w:val="ff0000"/>
                <w:sz w:val="24"/>
                <w:szCs w:val="24"/>
              </w:rPr>
            </w:pPr>
            <w:r w:rsidDel="00000000" w:rsidR="00000000" w:rsidRPr="00000000">
              <w:rPr>
                <w:i w:val="1"/>
                <w:iCs w:val="1"/>
                <w:color w:val="ff0000"/>
                <w:sz w:val="24"/>
                <w:szCs w:val="24"/>
                <w:rtl w:val="0"/>
              </w:rPr>
              <w:t xml:space="preserve">(Chỉ chọn khi Loại giá nâng cao =Tổng giá cố định theo số lượng hoặc Đơn giá bậc thang)</w:t>
            </w:r>
          </w:p>
          <w:p w:rsidR="00000000" w:rsidDel="00000000" w:rsidP="00000000" w:rsidRDefault="00000000" w:rsidRPr="00000000" w14:paraId="0000075B">
            <w:pPr>
              <w:spacing w:after="0" w:before="240" w:line="276" w:lineRule="auto"/>
              <w:rPr>
                <w:color w:val="000000"/>
                <w:sz w:val="24"/>
                <w:szCs w:val="24"/>
              </w:rPr>
            </w:pPr>
            <w:r w:rsidDel="00000000" w:rsidR="00000000" w:rsidRPr="00000000">
              <w:rPr>
                <w:color w:val="000000"/>
                <w:sz w:val="24"/>
                <w:szCs w:val="24"/>
                <w:rtl w:val="0"/>
              </w:rPr>
              <w:t xml:space="preserve">Số lượng đến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C">
            <w:pPr>
              <w:spacing w:after="0" w:before="240" w:line="276" w:lineRule="auto"/>
              <w:jc w:val="center"/>
              <w:rPr>
                <w:color w:val="000000"/>
                <w:sz w:val="24"/>
                <w:szCs w:val="24"/>
              </w:rPr>
            </w:pPr>
            <w:r w:rsidDel="00000000" w:rsidR="00000000" w:rsidRPr="00000000">
              <w:rPr>
                <w:color w:val="000000"/>
                <w:sz w:val="24"/>
                <w:szCs w:val="24"/>
                <w:rtl w:val="0"/>
              </w:rPr>
              <w:t xml:space="preserve">Number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D">
            <w:pPr>
              <w:spacing w:after="0" w:before="240" w:line="276" w:lineRule="auto"/>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E">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F">
            <w:pPr>
              <w:spacing w:after="0" w:before="240" w:line="276" w:lineRule="auto"/>
              <w:rPr>
                <w:color w:val="000000"/>
                <w:sz w:val="24"/>
                <w:szCs w:val="24"/>
              </w:rPr>
            </w:pPr>
            <w:r w:rsidDel="00000000" w:rsidR="00000000" w:rsidRPr="00000000">
              <w:rPr>
                <w:color w:val="000000"/>
                <w:sz w:val="24"/>
                <w:szCs w:val="24"/>
                <w:rtl w:val="0"/>
              </w:rPr>
              <w:t xml:space="preserve">Nhập số lượng max cho gói bán</w:t>
            </w:r>
          </w:p>
          <w:p w:rsidR="00000000" w:rsidDel="00000000" w:rsidP="00000000" w:rsidRDefault="00000000" w:rsidRPr="00000000" w14:paraId="00000760">
            <w:pPr>
              <w:spacing w:after="0" w:before="240" w:line="276" w:lineRule="auto"/>
              <w:rPr>
                <w:color w:val="000000"/>
                <w:sz w:val="24"/>
                <w:szCs w:val="24"/>
              </w:rPr>
            </w:pPr>
            <w:r w:rsidDel="00000000" w:rsidR="00000000" w:rsidRPr="00000000">
              <w:rPr>
                <w:color w:val="000000"/>
                <w:sz w:val="24"/>
                <w:szCs w:val="24"/>
                <w:rtl w:val="0"/>
              </w:rPr>
              <w:t xml:space="preserve">Không được lớn hơn </w:t>
            </w:r>
            <w:r w:rsidDel="00000000" w:rsidR="00000000" w:rsidRPr="00000000">
              <w:rPr>
                <w:b w:val="1"/>
                <w:bCs w:val="1"/>
                <w:color w:val="000000"/>
                <w:sz w:val="24"/>
                <w:szCs w:val="24"/>
                <w:rtl w:val="0"/>
              </w:rPr>
              <w:t xml:space="preserve">Max SKU</w:t>
            </w:r>
            <w:r w:rsidDel="00000000" w:rsidR="00000000" w:rsidRPr="00000000">
              <w:rPr>
                <w:color w:val="000000"/>
                <w:sz w:val="24"/>
                <w:szCs w:val="24"/>
                <w:rtl w:val="0"/>
              </w:rPr>
              <w:t xml:space="preserve"> của gói bán.</w:t>
              <w:br w:type="textWrapping"/>
            </w:r>
          </w:p>
          <w:p w:rsidR="00000000" w:rsidDel="00000000" w:rsidP="00000000" w:rsidRDefault="00000000" w:rsidRPr="00000000" w14:paraId="00000761">
            <w:pPr>
              <w:spacing w:after="0" w:before="240" w:line="276" w:lineRule="auto"/>
              <w:rPr>
                <w:color w:val="000000"/>
                <w:sz w:val="24"/>
                <w:szCs w:val="24"/>
              </w:rPr>
            </w:pPr>
            <w:r w:rsidDel="00000000" w:rsidR="00000000" w:rsidRPr="00000000">
              <w:rPr>
                <w:color w:val="000000"/>
                <w:sz w:val="24"/>
                <w:szCs w:val="24"/>
                <w:rtl w:val="0"/>
              </w:rPr>
              <w:t xml:space="preserve">Không được nhỏ hơn “Số lượng từ” của dòng hiện tại.</w:t>
              <w:br w:type="textWrapping"/>
            </w:r>
          </w:p>
          <w:p w:rsidR="00000000" w:rsidDel="00000000" w:rsidP="00000000" w:rsidRDefault="00000000" w:rsidRPr="00000000" w14:paraId="00000762">
            <w:pPr>
              <w:spacing w:after="0" w:before="240" w:line="276" w:lineRule="auto"/>
              <w:rPr>
                <w:color w:val="000000"/>
                <w:sz w:val="24"/>
                <w:szCs w:val="24"/>
              </w:rPr>
            </w:pPr>
            <w:r w:rsidDel="00000000" w:rsidR="00000000" w:rsidRPr="00000000">
              <w:rPr>
                <w:color w:val="000000"/>
                <w:sz w:val="24"/>
                <w:szCs w:val="24"/>
                <w:rtl w:val="0"/>
              </w:rPr>
              <w:t xml:space="preserve">Không được trùng cặp “Số lượng từ – Số lượng đến” với dòng khác.</w:t>
            </w:r>
          </w:p>
          <w:p w:rsidR="00000000" w:rsidDel="00000000" w:rsidP="00000000" w:rsidRDefault="00000000" w:rsidRPr="00000000" w14:paraId="00000763">
            <w:pPr>
              <w:spacing w:after="0" w:before="240" w:line="276" w:lineRule="auto"/>
              <w:rPr>
                <w:color w:val="000000"/>
                <w:sz w:val="24"/>
                <w:szCs w:val="24"/>
              </w:rPr>
            </w:pPr>
            <w:r w:rsidDel="00000000" w:rsidR="00000000" w:rsidRPr="00000000">
              <w:rPr>
                <w:rtl w:val="0"/>
              </w:rPr>
            </w:r>
          </w:p>
        </w:tc>
      </w:tr>
      <w:tr>
        <w:trPr>
          <w:cantSplit w:val="0"/>
          <w:trHeight w:val="1991.865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4">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5">
            <w:pPr>
              <w:spacing w:after="0" w:before="240" w:line="276" w:lineRule="auto"/>
              <w:rPr>
                <w:i w:val="1"/>
                <w:iCs w:val="1"/>
                <w:color w:val="ff0000"/>
                <w:sz w:val="24"/>
                <w:szCs w:val="24"/>
              </w:rPr>
            </w:pPr>
            <w:r w:rsidDel="00000000" w:rsidR="00000000" w:rsidRPr="00000000">
              <w:rPr>
                <w:i w:val="1"/>
                <w:iCs w:val="1"/>
                <w:color w:val="ff0000"/>
                <w:sz w:val="24"/>
                <w:szCs w:val="24"/>
                <w:rtl w:val="0"/>
              </w:rPr>
              <w:t xml:space="preserve">(Chỉ chọn khi Loại giá nâng cao =Đơn giá bậc thang) </w:t>
            </w:r>
          </w:p>
          <w:p w:rsidR="00000000" w:rsidDel="00000000" w:rsidP="00000000" w:rsidRDefault="00000000" w:rsidRPr="00000000" w14:paraId="00000766">
            <w:pPr>
              <w:spacing w:after="0" w:before="240" w:line="276" w:lineRule="auto"/>
              <w:rPr>
                <w:color w:val="000000"/>
                <w:sz w:val="24"/>
                <w:szCs w:val="24"/>
              </w:rPr>
            </w:pPr>
            <w:r w:rsidDel="00000000" w:rsidR="00000000" w:rsidRPr="00000000">
              <w:rPr>
                <w:color w:val="000000"/>
                <w:sz w:val="24"/>
                <w:szCs w:val="24"/>
                <w:rtl w:val="0"/>
              </w:rPr>
              <w:t xml:space="preserve">Đơn giá bán </w:t>
            </w:r>
          </w:p>
          <w:p w:rsidR="00000000" w:rsidDel="00000000" w:rsidP="00000000" w:rsidRDefault="00000000" w:rsidRPr="00000000" w14:paraId="00000767">
            <w:pPr>
              <w:spacing w:after="0" w:before="240" w:line="276" w:lineRule="auto"/>
              <w:rPr>
                <w:i w:val="1"/>
                <w:iCs w:val="1"/>
                <w:color w:val="ff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8">
            <w:pPr>
              <w:spacing w:after="0" w:before="240" w:line="276" w:lineRule="auto"/>
              <w:rPr>
                <w:color w:val="000000"/>
                <w:sz w:val="24"/>
                <w:szCs w:val="24"/>
              </w:rPr>
            </w:pPr>
            <w:r w:rsidDel="00000000" w:rsidR="00000000" w:rsidRPr="00000000">
              <w:rPr>
                <w:color w:val="000000"/>
                <w:sz w:val="24"/>
                <w:szCs w:val="24"/>
                <w:rtl w:val="0"/>
              </w:rPr>
              <w:t xml:space="preserve">Number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9">
            <w:pPr>
              <w:spacing w:after="0" w:before="240" w:line="276" w:lineRule="auto"/>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A">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B">
            <w:pPr>
              <w:spacing w:after="0" w:before="240" w:line="276" w:lineRule="auto"/>
              <w:rPr>
                <w:color w:val="000000"/>
                <w:sz w:val="24"/>
                <w:szCs w:val="24"/>
              </w:rPr>
            </w:pPr>
            <w:r w:rsidDel="00000000" w:rsidR="00000000" w:rsidRPr="00000000">
              <w:rPr>
                <w:color w:val="000000"/>
                <w:sz w:val="24"/>
                <w:szCs w:val="24"/>
                <w:rtl w:val="0"/>
              </w:rPr>
              <w:t xml:space="preserve">Nhập đơn giá tương ứng với mỗi dải số lượng.</w:t>
            </w:r>
          </w:p>
          <w:p w:rsidR="00000000" w:rsidDel="00000000" w:rsidP="00000000" w:rsidRDefault="00000000" w:rsidRPr="00000000" w14:paraId="0000076C">
            <w:pPr>
              <w:spacing w:after="0" w:before="240" w:line="276" w:lineRule="auto"/>
              <w:rPr>
                <w:color w:val="000000"/>
                <w:sz w:val="24"/>
                <w:szCs w:val="24"/>
              </w:rPr>
            </w:pPr>
            <w:r w:rsidDel="00000000" w:rsidR="00000000" w:rsidRPr="00000000">
              <w:rPr>
                <w:b w:val="1"/>
                <w:bCs w:val="1"/>
                <w:color w:val="000000"/>
                <w:sz w:val="24"/>
                <w:szCs w:val="24"/>
                <w:rtl w:val="0"/>
              </w:rPr>
              <w:t xml:space="preserve">Khi đặt hàng:</w:t>
            </w:r>
            <w:r w:rsidDel="00000000" w:rsidR="00000000" w:rsidRPr="00000000">
              <w:rPr>
                <w:color w:val="000000"/>
                <w:sz w:val="24"/>
                <w:szCs w:val="24"/>
                <w:rtl w:val="0"/>
              </w:rPr>
              <w:t xml:space="preserve"> Hệ thống chọn đơn giá theo dải số lượng phù hợp.</w:t>
            </w:r>
          </w:p>
          <w:p w:rsidR="00000000" w:rsidDel="00000000" w:rsidP="00000000" w:rsidRDefault="00000000" w:rsidRPr="00000000" w14:paraId="0000076D">
            <w:pPr>
              <w:spacing w:after="0" w:before="240" w:line="276" w:lineRule="auto"/>
              <w:rPr>
                <w:color w:val="000000"/>
                <w:sz w:val="24"/>
                <w:szCs w:val="24"/>
              </w:rPr>
            </w:pPr>
            <w:r w:rsidDel="00000000" w:rsidR="00000000" w:rsidRPr="00000000">
              <w:rPr>
                <w:rtl w:val="0"/>
              </w:rPr>
            </w:r>
          </w:p>
        </w:tc>
      </w:tr>
      <w:tr>
        <w:trPr>
          <w:cantSplit w:val="0"/>
          <w:trHeight w:val="2021.8652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E">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F">
            <w:pPr>
              <w:spacing w:after="0" w:before="240" w:line="276" w:lineRule="auto"/>
              <w:rPr>
                <w:i w:val="1"/>
                <w:iCs w:val="1"/>
                <w:color w:val="ff0000"/>
                <w:sz w:val="24"/>
                <w:szCs w:val="24"/>
              </w:rPr>
            </w:pPr>
            <w:r w:rsidDel="00000000" w:rsidR="00000000" w:rsidRPr="00000000">
              <w:rPr>
                <w:i w:val="1"/>
                <w:iCs w:val="1"/>
                <w:color w:val="ff0000"/>
                <w:sz w:val="24"/>
                <w:szCs w:val="24"/>
                <w:rtl w:val="0"/>
              </w:rPr>
              <w:t xml:space="preserve">(Chỉ chọn khi Loại giá nâng cao =Tổng giá cố định theo số lượng) </w:t>
            </w:r>
          </w:p>
          <w:p w:rsidR="00000000" w:rsidDel="00000000" w:rsidP="00000000" w:rsidRDefault="00000000" w:rsidRPr="00000000" w14:paraId="00000770">
            <w:pPr>
              <w:spacing w:after="0" w:before="240" w:line="276" w:lineRule="auto"/>
              <w:rPr>
                <w:color w:val="000000"/>
                <w:sz w:val="24"/>
                <w:szCs w:val="24"/>
              </w:rPr>
            </w:pPr>
            <w:r w:rsidDel="00000000" w:rsidR="00000000" w:rsidRPr="00000000">
              <w:rPr>
                <w:color w:val="000000"/>
                <w:sz w:val="24"/>
                <w:szCs w:val="24"/>
                <w:rtl w:val="0"/>
              </w:rPr>
              <w:t xml:space="preserve">Tổng giá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1">
            <w:pPr>
              <w:spacing w:after="0" w:before="240" w:line="276" w:lineRule="auto"/>
              <w:jc w:val="center"/>
              <w:rPr>
                <w:color w:val="000000"/>
                <w:sz w:val="24"/>
                <w:szCs w:val="24"/>
              </w:rPr>
            </w:pPr>
            <w:r w:rsidDel="00000000" w:rsidR="00000000" w:rsidRPr="00000000">
              <w:rPr>
                <w:color w:val="000000"/>
                <w:sz w:val="24"/>
                <w:szCs w:val="24"/>
                <w:rtl w:val="0"/>
              </w:rPr>
              <w:t xml:space="preserve">Number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2">
            <w:pPr>
              <w:spacing w:after="0" w:before="24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3">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4">
            <w:pPr>
              <w:spacing w:after="0" w:before="240" w:line="276" w:lineRule="auto"/>
              <w:rPr>
                <w:color w:val="000000"/>
                <w:sz w:val="24"/>
                <w:szCs w:val="24"/>
              </w:rPr>
            </w:pPr>
            <w:r w:rsidDel="00000000" w:rsidR="00000000" w:rsidRPr="00000000">
              <w:rPr>
                <w:color w:val="000000"/>
                <w:sz w:val="24"/>
                <w:szCs w:val="24"/>
                <w:rtl w:val="0"/>
              </w:rPr>
              <w:t xml:space="preserve">Nhập tổng giá bán cố định tương ứng với dải số lượng.</w:t>
            </w:r>
          </w:p>
          <w:p w:rsidR="00000000" w:rsidDel="00000000" w:rsidP="00000000" w:rsidRDefault="00000000" w:rsidRPr="00000000" w14:paraId="00000775">
            <w:pPr>
              <w:spacing w:after="240" w:before="240" w:line="276" w:lineRule="auto"/>
              <w:rPr>
                <w:color w:val="000000"/>
                <w:sz w:val="24"/>
                <w:szCs w:val="24"/>
              </w:rPr>
            </w:pPr>
            <w:r w:rsidDel="00000000" w:rsidR="00000000" w:rsidRPr="00000000">
              <w:rPr>
                <w:b w:val="1"/>
                <w:bCs w:val="1"/>
                <w:color w:val="000000"/>
                <w:sz w:val="24"/>
                <w:szCs w:val="24"/>
                <w:rtl w:val="0"/>
              </w:rPr>
              <w:t xml:space="preserve">Khi đặt hàng:</w:t>
            </w:r>
            <w:r w:rsidDel="00000000" w:rsidR="00000000" w:rsidRPr="00000000">
              <w:rPr>
                <w:color w:val="000000"/>
                <w:sz w:val="24"/>
                <w:szCs w:val="24"/>
                <w:rtl w:val="0"/>
              </w:rPr>
              <w:t xml:space="preserve"> Lấy tổng giá theo dải số lượng khớp với số lượng đặt.</w:t>
              <w:br w:type="textWrapping"/>
            </w:r>
          </w:p>
          <w:p w:rsidR="00000000" w:rsidDel="00000000" w:rsidP="00000000" w:rsidRDefault="00000000" w:rsidRPr="00000000" w14:paraId="00000776">
            <w:pPr>
              <w:spacing w:after="0" w:before="240" w:line="276" w:lineRule="auto"/>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7">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8">
            <w:pPr>
              <w:spacing w:after="0" w:before="240" w:line="276" w:lineRule="auto"/>
              <w:rPr>
                <w:color w:val="000000"/>
                <w:sz w:val="24"/>
                <w:szCs w:val="24"/>
              </w:rPr>
            </w:pPr>
            <w:r w:rsidDel="00000000" w:rsidR="00000000" w:rsidRPr="00000000">
              <w:rPr>
                <w:color w:val="000000"/>
                <w:sz w:val="24"/>
                <w:szCs w:val="24"/>
                <w:rtl w:val="0"/>
              </w:rPr>
              <w:t xml:space="preserve">Icon Xóa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9">
            <w:pPr>
              <w:spacing w:after="0" w:before="24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A">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B">
            <w:pPr>
              <w:spacing w:after="0" w:before="240" w:line="276" w:lineRule="auto"/>
              <w:jc w:val="center"/>
              <w:rPr>
                <w:color w:val="000000"/>
                <w:sz w:val="24"/>
                <w:szCs w:val="24"/>
              </w:rPr>
            </w:pPr>
            <w:r w:rsidDel="00000000" w:rsidR="00000000" w:rsidRPr="00000000">
              <w:rPr>
                <w:color w:val="000000"/>
                <w:sz w:val="24"/>
                <w:szCs w:val="24"/>
                <w:rtl w:val="0"/>
              </w:rPr>
              <w:t xml:space="preserve">Tự động hiển thị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C">
            <w:pPr>
              <w:spacing w:after="0" w:before="240" w:line="276" w:lineRule="auto"/>
              <w:rPr>
                <w:color w:val="000000"/>
                <w:sz w:val="24"/>
                <w:szCs w:val="24"/>
              </w:rPr>
            </w:pPr>
            <w:r w:rsidDel="00000000" w:rsidR="00000000" w:rsidRPr="00000000">
              <w:rPr>
                <w:color w:val="000000"/>
                <w:sz w:val="24"/>
                <w:szCs w:val="24"/>
                <w:rtl w:val="0"/>
              </w:rPr>
              <w:t xml:space="preserve">Xóa bản ghi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D">
            <w:pPr>
              <w:spacing w:after="0" w:before="240" w:line="276" w:lineRule="auto"/>
              <w:rPr>
                <w:color w:val="000000"/>
                <w:sz w:val="24"/>
                <w:szCs w:val="24"/>
              </w:rPr>
            </w:pPr>
            <w:r w:rsidDel="00000000" w:rsidR="00000000" w:rsidRPr="00000000">
              <w:rPr>
                <w:color w:val="000000"/>
                <w:sz w:val="24"/>
                <w:szCs w:val="24"/>
                <w:rtl w:val="0"/>
              </w:rPr>
              <w:t xml:space="preserve">Mục tổng hợp giá bán tạm tính gói bán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3">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4">
            <w:pPr>
              <w:spacing w:after="0" w:before="240" w:line="276" w:lineRule="auto"/>
              <w:rPr>
                <w:color w:val="000000"/>
                <w:sz w:val="24"/>
                <w:szCs w:val="24"/>
              </w:rPr>
            </w:pPr>
            <w:commentRangeStart w:id="103"/>
            <w:commentRangeStart w:id="104"/>
            <w:r w:rsidDel="00000000" w:rsidR="00000000" w:rsidRPr="00000000">
              <w:rPr>
                <w:b w:val="1"/>
                <w:bCs w:val="1"/>
                <w:color w:val="ff0000"/>
                <w:sz w:val="24"/>
                <w:szCs w:val="24"/>
                <w:rtl w:val="0"/>
              </w:rPr>
              <w:t xml:space="preserve">(U)</w:t>
            </w:r>
            <w:r w:rsidDel="00000000" w:rsidR="00000000" w:rsidRPr="00000000">
              <w:rPr>
                <w:color w:val="000000"/>
                <w:sz w:val="24"/>
                <w:szCs w:val="24"/>
                <w:rtl w:val="0"/>
              </w:rPr>
              <w:t xml:space="preserve"> Giá bán tạm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5">
            <w:pPr>
              <w:spacing w:after="0" w:before="240" w:line="276" w:lineRule="auto"/>
              <w:jc w:val="center"/>
              <w:rPr>
                <w:color w:val="000000"/>
                <w:sz w:val="24"/>
                <w:szCs w:val="24"/>
              </w:rPr>
            </w:pPr>
            <w:r w:rsidDel="00000000" w:rsidR="00000000" w:rsidRPr="00000000">
              <w:rPr>
                <w:color w:val="000000"/>
                <w:sz w:val="24"/>
                <w:szCs w:val="24"/>
                <w:rtl w:val="0"/>
              </w:rPr>
              <w:t xml:space="preserve">Display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6">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7">
            <w:pPr>
              <w:spacing w:after="0" w:before="240" w:line="276" w:lineRule="auto"/>
              <w:jc w:val="center"/>
              <w:rPr>
                <w:color w:val="000000"/>
                <w:sz w:val="24"/>
                <w:szCs w:val="24"/>
              </w:rPr>
            </w:pPr>
            <w:r w:rsidDel="00000000" w:rsidR="00000000" w:rsidRPr="00000000">
              <w:rPr>
                <w:color w:val="000000"/>
                <w:sz w:val="24"/>
                <w:szCs w:val="24"/>
                <w:rtl w:val="0"/>
              </w:rPr>
              <w:t xml:space="preserve">Tự động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8">
            <w:pPr>
              <w:spacing w:after="0" w:before="240" w:line="276" w:lineRule="auto"/>
              <w:rPr>
                <w:color w:val="000000"/>
                <w:sz w:val="24"/>
                <w:szCs w:val="24"/>
              </w:rPr>
            </w:pPr>
            <w:r w:rsidDel="00000000" w:rsidR="00000000" w:rsidRPr="00000000">
              <w:rPr>
                <w:color w:val="000000"/>
                <w:sz w:val="24"/>
                <w:szCs w:val="24"/>
                <w:rtl w:val="0"/>
              </w:rPr>
              <w:t xml:space="preserve"> Hiển thị bảng giá tạm tính được tính toán tự động theo giá mua gói và hình thức thanh toán.</w:t>
            </w:r>
          </w:p>
          <w:p w:rsidR="00000000" w:rsidDel="00000000" w:rsidP="00000000" w:rsidRDefault="00000000" w:rsidRPr="00000000" w14:paraId="00000789">
            <w:pPr>
              <w:numPr>
                <w:ilvl w:val="0"/>
                <w:numId w:val="86"/>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gói bán có ít nhất 1 SKU có Loại thanh toán = Có tính cước : </w:t>
              <w:tab/>
            </w:r>
          </w:p>
          <w:p w:rsidR="00000000" w:rsidDel="00000000" w:rsidP="00000000" w:rsidRDefault="00000000" w:rsidRPr="00000000" w14:paraId="0000078A">
            <w:pPr>
              <w:numPr>
                <w:ilvl w:val="1"/>
                <w:numId w:val="86"/>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Hiển thị toàn bộ tổng các chu kỳ mà các sản phẩm trong gói bán được cấu hình bên trên, không bao gồm các SKU thiết bị trả một lần, SKU đi kèm trả một lần và Phí đi kèm, </w:t>
            </w:r>
            <w:r w:rsidDel="00000000" w:rsidR="00000000" w:rsidRPr="00000000">
              <w:rPr>
                <w:color w:val="ff0000"/>
                <w:sz w:val="24"/>
                <w:szCs w:val="24"/>
                <w:rtl w:val="0"/>
              </w:rPr>
              <w:t xml:space="preserve">đã bao gồm logic cấu hình giá nâng cao tặng tháng </w:t>
            </w:r>
          </w:p>
          <w:p w:rsidR="00000000" w:rsidDel="00000000" w:rsidP="00000000" w:rsidRDefault="00000000" w:rsidRPr="00000000" w14:paraId="0000078B">
            <w:pPr>
              <w:numPr>
                <w:ilvl w:val="1"/>
                <w:numId w:val="86"/>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Giá bán tạm tính theo từng chu kì = sum giá trị Tổng giá bán của toàn bộ các sản phẩm có cấu hình chu kì đó, không bao gồm các SKU thiết bị trả một lần, SKU đi kèm trả một lần và Phí đi kèm </w:t>
            </w:r>
            <w:r w:rsidDel="00000000" w:rsidR="00000000" w:rsidRPr="00000000">
              <w:rPr>
                <w:color w:val="ff0000"/>
                <w:sz w:val="24"/>
                <w:szCs w:val="24"/>
                <w:rtl w:val="0"/>
              </w:rPr>
              <w:t xml:space="preserve">đã bao gồm logic cấu hình giá nâng cao tặng tháng</w:t>
            </w:r>
          </w:p>
          <w:p w:rsidR="00000000" w:rsidDel="00000000" w:rsidP="00000000" w:rsidRDefault="00000000" w:rsidRPr="00000000" w14:paraId="0000078C">
            <w:pPr>
              <w:numPr>
                <w:ilvl w:val="1"/>
                <w:numId w:val="86"/>
              </w:numPr>
              <w:spacing w:after="0" w:before="0" w:beforeAutospacing="0" w:line="276" w:lineRule="auto"/>
              <w:ind w:left="1440" w:hanging="360"/>
              <w:rPr>
                <w:color w:val="000000"/>
                <w:sz w:val="24"/>
                <w:szCs w:val="24"/>
              </w:rPr>
            </w:pPr>
            <w:r w:rsidDel="00000000" w:rsidR="00000000" w:rsidRPr="00000000">
              <w:rPr>
                <w:color w:val="000000"/>
                <w:sz w:val="24"/>
                <w:szCs w:val="24"/>
                <w:rtl w:val="0"/>
              </w:rPr>
              <w:t xml:space="preserve">Nếu gói bán không có sản phẩm nào có Loại thanh toán = Có tính cước: Giá gói tạm tính= SUM cột Tổng giá bán của toàn bộ các sản phẩm Phí một lần trong gói bán, không bao gồm tiền Phí đi kèm</w:t>
            </w:r>
          </w:p>
          <w:p w:rsidR="00000000" w:rsidDel="00000000" w:rsidP="00000000" w:rsidRDefault="00000000" w:rsidRPr="00000000" w14:paraId="0000078D">
            <w:pPr>
              <w:spacing w:after="0" w:before="240" w:line="276" w:lineRule="auto"/>
              <w:rPr>
                <w:color w:val="000000"/>
                <w:sz w:val="24"/>
                <w:szCs w:val="24"/>
              </w:rPr>
            </w:pPr>
            <w:r w:rsidDel="00000000" w:rsidR="00000000" w:rsidRPr="00000000">
              <w:rPr>
                <w:color w:val="000000"/>
                <w:sz w:val="24"/>
                <w:szCs w:val="24"/>
                <w:rtl w:val="0"/>
              </w:rPr>
              <w:t xml:space="preserve">Nhóm sản phẩm bán có SKU có Loại thanh toán = Có tính cước, giá gói tạm tính được xác định theo SKU mặc định trong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E">
            <w:pPr>
              <w:spacing w:after="0" w:before="240" w:line="276" w:lineRule="auto"/>
              <w:jc w:val="center"/>
              <w:rPr>
                <w:color w:val="000000"/>
                <w:sz w:val="24"/>
                <w:szCs w:val="24"/>
              </w:rPr>
            </w:pPr>
            <w:commentRangeEnd w:id="103"/>
            <w:r w:rsidDel="00000000" w:rsidR="00000000" w:rsidRPr="00000000">
              <w:commentReference w:id="103"/>
            </w:r>
            <w:commentRangeEnd w:id="104"/>
            <w:r w:rsidDel="00000000" w:rsidR="00000000" w:rsidRPr="00000000">
              <w:commentReference w:id="104"/>
            </w: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8F">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0">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3">
            <w:pPr>
              <w:spacing w:after="0" w:before="240" w:line="276" w:lineRule="auto"/>
              <w:rPr>
                <w:color w:val="000000"/>
                <w:sz w:val="24"/>
                <w:szCs w:val="24"/>
              </w:rPr>
            </w:pPr>
            <w:r w:rsidDel="00000000" w:rsidR="00000000" w:rsidRPr="00000000">
              <w:rPr>
                <w:color w:val="000000"/>
                <w:sz w:val="24"/>
                <w:szCs w:val="24"/>
                <w:rtl w:val="0"/>
              </w:rPr>
              <w:t xml:space="preserve">Click để hủy thao tác tạo mới và quay lại danh sách gói bán</w:t>
            </w:r>
          </w:p>
          <w:p w:rsidR="00000000" w:rsidDel="00000000" w:rsidP="00000000" w:rsidRDefault="00000000" w:rsidRPr="00000000" w14:paraId="00000794">
            <w:pPr>
              <w:spacing w:after="0" w:before="240" w:line="276" w:lineRule="auto"/>
              <w:rPr>
                <w:color w:val="000000"/>
                <w:sz w:val="24"/>
                <w:szCs w:val="24"/>
              </w:rPr>
            </w:pPr>
            <w:r w:rsidDel="00000000" w:rsidR="00000000" w:rsidRPr="00000000">
              <w:rPr>
                <w:color w:val="000000"/>
                <w:sz w:val="24"/>
                <w:szCs w:val="24"/>
                <w:rtl w:val="0"/>
              </w:rPr>
              <w:t xml:space="preserve">Tại thời điểm bấm Hủy, follow theo quy tắc định nghĩa ở Alternative Flow A2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5">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6">
            <w:pPr>
              <w:spacing w:after="0" w:before="240" w:line="276" w:lineRule="auto"/>
              <w:rPr>
                <w:color w:val="000000"/>
                <w:sz w:val="24"/>
                <w:szCs w:val="24"/>
              </w:rPr>
            </w:pPr>
            <w:r w:rsidDel="00000000" w:rsidR="00000000" w:rsidRPr="00000000">
              <w:rPr>
                <w:color w:val="000000"/>
                <w:sz w:val="24"/>
                <w:szCs w:val="24"/>
                <w:rtl w:val="0"/>
              </w:rPr>
              <w:t xml:space="preserve">Nút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7">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8">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9">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A">
            <w:pPr>
              <w:spacing w:after="0" w:before="240" w:line="276" w:lineRule="auto"/>
              <w:rPr>
                <w:color w:val="000000"/>
                <w:sz w:val="24"/>
                <w:szCs w:val="24"/>
              </w:rPr>
            </w:pPr>
            <w:r w:rsidDel="00000000" w:rsidR="00000000" w:rsidRPr="00000000">
              <w:rPr>
                <w:color w:val="000000"/>
                <w:sz w:val="24"/>
                <w:szCs w:val="24"/>
                <w:rtl w:val="0"/>
              </w:rPr>
              <w:t xml:space="preserve">Click để lưu và tạo mới gói bán sau khi nhập đầy đủ thông tin</w:t>
            </w:r>
          </w:p>
          <w:p w:rsidR="00000000" w:rsidDel="00000000" w:rsidP="00000000" w:rsidRDefault="00000000" w:rsidRPr="00000000" w14:paraId="0000079B">
            <w:pPr>
              <w:spacing w:after="0" w:before="240" w:line="276" w:lineRule="auto"/>
              <w:rPr>
                <w:color w:val="000000"/>
                <w:sz w:val="24"/>
                <w:szCs w:val="24"/>
              </w:rPr>
            </w:pPr>
            <w:r w:rsidDel="00000000" w:rsidR="00000000" w:rsidRPr="00000000">
              <w:rPr>
                <w:color w:val="000000"/>
                <w:sz w:val="24"/>
                <w:szCs w:val="24"/>
                <w:rtl w:val="0"/>
              </w:rPr>
              <w:t xml:space="preserve">Yêu cầu: Các thông tin required trên màn hình phải được điền đủ thông tin mới lưu thành công </w:t>
            </w:r>
          </w:p>
          <w:p w:rsidR="00000000" w:rsidDel="00000000" w:rsidP="00000000" w:rsidRDefault="00000000" w:rsidRPr="00000000" w14:paraId="0000079C">
            <w:pPr>
              <w:spacing w:after="0" w:before="240" w:line="276" w:lineRule="auto"/>
              <w:rPr>
                <w:color w:val="000000"/>
                <w:sz w:val="24"/>
                <w:szCs w:val="24"/>
              </w:rPr>
            </w:pPr>
            <w:r w:rsidDel="00000000" w:rsidR="00000000" w:rsidRPr="00000000">
              <w:rPr>
                <w:color w:val="000000"/>
                <w:sz w:val="24"/>
                <w:szCs w:val="24"/>
                <w:rtl w:val="0"/>
              </w:rPr>
              <w:t xml:space="preserve">Khi bấm Lưu và tiếp tục, hệ thống tạo ra 1 gói bán mới với trạng thái = “Nháp”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D">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E">
            <w:pPr>
              <w:spacing w:after="0" w:before="240" w:line="276" w:lineRule="auto"/>
              <w:rPr>
                <w:color w:val="000000"/>
                <w:sz w:val="24"/>
                <w:szCs w:val="24"/>
              </w:rPr>
            </w:pPr>
            <w:r w:rsidDel="00000000" w:rsidR="00000000" w:rsidRPr="00000000">
              <w:rPr>
                <w:color w:val="000000"/>
                <w:sz w:val="24"/>
                <w:szCs w:val="24"/>
                <w:rtl w:val="0"/>
              </w:rPr>
              <w:t xml:space="preserve">Nút “Lưu và gửi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F">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0">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1">
            <w:pPr>
              <w:spacing w:after="0" w:before="240" w:line="276" w:lineRule="auto"/>
              <w:jc w:val="center"/>
              <w:rPr>
                <w:color w:val="000000"/>
                <w:sz w:val="24"/>
                <w:szCs w:val="24"/>
              </w:rPr>
            </w:pPr>
            <w:r w:rsidDel="00000000" w:rsidR="00000000" w:rsidRPr="00000000">
              <w:rPr>
                <w:color w:val="000000"/>
                <w:sz w:val="24"/>
                <w:szCs w:val="24"/>
                <w:rtl w:val="0"/>
              </w:rPr>
              <w:t xml:space="preserve">N/A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2">
            <w:pPr>
              <w:spacing w:after="0" w:before="240" w:line="276" w:lineRule="auto"/>
              <w:rPr>
                <w:color w:val="000000"/>
                <w:sz w:val="24"/>
                <w:szCs w:val="24"/>
              </w:rPr>
            </w:pPr>
            <w:r w:rsidDel="00000000" w:rsidR="00000000" w:rsidRPr="00000000">
              <w:rPr>
                <w:color w:val="000000"/>
                <w:sz w:val="24"/>
                <w:szCs w:val="24"/>
                <w:rtl w:val="0"/>
              </w:rPr>
              <w:t xml:space="preserve">Click để lưu và tạo mới gói bán sau khi nhập đầy đủ thông tin</w:t>
            </w:r>
          </w:p>
          <w:p w:rsidR="00000000" w:rsidDel="00000000" w:rsidP="00000000" w:rsidRDefault="00000000" w:rsidRPr="00000000" w14:paraId="000007A3">
            <w:pPr>
              <w:spacing w:after="0" w:before="240" w:line="276" w:lineRule="auto"/>
              <w:rPr>
                <w:color w:val="000000"/>
                <w:sz w:val="24"/>
                <w:szCs w:val="24"/>
              </w:rPr>
            </w:pPr>
            <w:r w:rsidDel="00000000" w:rsidR="00000000" w:rsidRPr="00000000">
              <w:rPr>
                <w:color w:val="000000"/>
                <w:sz w:val="24"/>
                <w:szCs w:val="24"/>
                <w:rtl w:val="0"/>
              </w:rPr>
              <w:t xml:space="preserve">Yêu cầu: Các thông tin required trên màn hình phải được điền đủ thông tin mới lưu thành công </w:t>
            </w:r>
          </w:p>
          <w:p w:rsidR="00000000" w:rsidDel="00000000" w:rsidP="00000000" w:rsidRDefault="00000000" w:rsidRPr="00000000" w14:paraId="000007A4">
            <w:pPr>
              <w:spacing w:after="0" w:before="240" w:line="276" w:lineRule="auto"/>
              <w:rPr>
                <w:color w:val="000000"/>
                <w:sz w:val="24"/>
                <w:szCs w:val="24"/>
              </w:rPr>
            </w:pPr>
            <w:r w:rsidDel="00000000" w:rsidR="00000000" w:rsidRPr="00000000">
              <w:rPr>
                <w:color w:val="000000"/>
                <w:sz w:val="24"/>
                <w:szCs w:val="24"/>
                <w:rtl w:val="0"/>
              </w:rPr>
              <w:t xml:space="preserve">Khi bấm Lưu và Gửi duyệt, hệ thống tạo ra 1 gói bán mới với trạng thái phê duyệt = “Nháp”, sau đó auto cập nhật sang trạng thái phê duyệt = “Chờ phê duyệt”</w:t>
            </w:r>
          </w:p>
        </w:tc>
      </w:tr>
    </w:tbl>
    <w:p w:rsidR="00000000" w:rsidDel="00000000" w:rsidP="00000000" w:rsidRDefault="00000000" w:rsidRPr="00000000" w14:paraId="000007A5">
      <w:pPr>
        <w:pStyle w:val="Heading3"/>
        <w:ind w:left="0" w:firstLine="0"/>
        <w:rPr>
          <w:rFonts w:ascii="Times New Roman" w:cs="Times New Roman" w:eastAsia="Times New Roman" w:hAnsi="Times New Roman"/>
          <w:color w:val="ff0000"/>
          <w:sz w:val="24"/>
          <w:szCs w:val="24"/>
        </w:rPr>
      </w:pPr>
      <w:bookmarkStart w:colFirst="0" w:colLast="0" w:name="_e68nnmgduz16" w:id="40"/>
      <w:bookmarkEnd w:id="40"/>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5872163" cy="6335961"/>
            <wp:effectExtent b="0" l="0" r="0" t="0"/>
            <wp:docPr id="2"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872163" cy="6335961"/>
                    </a:xfrm>
                    <a:prstGeom prst="rect"/>
                    <a:ln/>
                  </pic:spPr>
                </pic:pic>
              </a:graphicData>
            </a:graphic>
          </wp:inline>
        </w:drawing>
      </w:r>
      <w:r w:rsidDel="00000000" w:rsidR="00000000" w:rsidRPr="00000000">
        <w:rPr>
          <w:rtl w:val="0"/>
        </w:rPr>
      </w:r>
    </w:p>
    <w:tbl>
      <w:tblPr>
        <w:tblStyle w:val="Table21"/>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190"/>
        <w:gridCol w:w="1545"/>
        <w:gridCol w:w="1170"/>
        <w:gridCol w:w="1935"/>
        <w:gridCol w:w="7440"/>
        <w:tblGridChange w:id="0">
          <w:tblGrid>
            <w:gridCol w:w="675"/>
            <w:gridCol w:w="2190"/>
            <w:gridCol w:w="1545"/>
            <w:gridCol w:w="1170"/>
            <w:gridCol w:w="1935"/>
            <w:gridCol w:w="7440"/>
          </w:tblGrid>
        </w:tblGridChange>
      </w:tblGrid>
      <w:tr>
        <w:trPr>
          <w:cantSplit w:val="0"/>
          <w:trHeight w:val="315" w:hRule="atLeast"/>
          <w:tblHeader w:val="0"/>
        </w:trPr>
        <w:tc>
          <w:tcPr>
            <w:gridSpan w:val="6"/>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A8">
            <w:pPr>
              <w:spacing w:after="0" w:before="240" w:line="276" w:lineRule="auto"/>
              <w:rPr>
                <w:color w:val="000000"/>
                <w:sz w:val="24"/>
                <w:szCs w:val="24"/>
              </w:rPr>
            </w:pPr>
            <w:commentRangeStart w:id="105"/>
            <w:r w:rsidDel="00000000" w:rsidR="00000000" w:rsidRPr="00000000">
              <w:rPr>
                <w:b w:val="1"/>
                <w:bCs w:val="1"/>
                <w:color w:val="000000"/>
                <w:sz w:val="24"/>
                <w:szCs w:val="24"/>
                <w:rtl w:val="0"/>
              </w:rPr>
              <w:t xml:space="preserve">Mô tả trường thông tin nhóm sản phẩm bán</w:t>
            </w:r>
            <w:r w:rsidDel="00000000" w:rsidR="00000000" w:rsidRPr="00000000">
              <w:rPr>
                <w:rtl w:val="0"/>
              </w:rPr>
            </w:r>
          </w:p>
        </w:tc>
      </w:tr>
      <w:tr>
        <w:trPr>
          <w:cantSplit w:val="0"/>
          <w:trHeight w:val="617.373046875" w:hRule="atLeast"/>
          <w:tblHeader w:val="0"/>
        </w:trPr>
        <w:tc>
          <w:tcPr>
            <w:gridSpan w:val="6"/>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AE">
            <w:pPr>
              <w:spacing w:after="0" w:before="240" w:line="276" w:lineRule="auto"/>
              <w:rPr>
                <w:color w:val="000000"/>
                <w:sz w:val="24"/>
                <w:szCs w:val="24"/>
              </w:rPr>
            </w:pPr>
            <w:r w:rsidDel="00000000" w:rsidR="00000000" w:rsidRPr="00000000">
              <w:rPr>
                <w:color w:val="000000"/>
                <w:sz w:val="24"/>
                <w:szCs w:val="24"/>
                <w:rtl w:val="0"/>
              </w:rPr>
              <w:t xml:space="preserve">Hệ thống cần hỗ trợ tạo gói bán chỉ bao gồm Nhóm sản phẩm bán, không bắt buộc phải có SKU. Tức là gói bán có thể tồn tại ở 2 dạng:</w:t>
            </w:r>
          </w:p>
          <w:p w:rsidR="00000000" w:rsidDel="00000000" w:rsidP="00000000" w:rsidRDefault="00000000" w:rsidRPr="00000000" w14:paraId="000007AF">
            <w:pPr>
              <w:numPr>
                <w:ilvl w:val="0"/>
                <w:numId w:val="90"/>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Gói bán theo SKU</w:t>
            </w:r>
          </w:p>
          <w:p w:rsidR="00000000" w:rsidDel="00000000" w:rsidP="00000000" w:rsidRDefault="00000000" w:rsidRPr="00000000" w14:paraId="000007B0">
            <w:pPr>
              <w:numPr>
                <w:ilvl w:val="0"/>
                <w:numId w:val="90"/>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Gói bán theo Nhóm SKU (Product Group)</w:t>
            </w:r>
          </w:p>
        </w:tc>
      </w:tr>
      <w:tr>
        <w:trPr>
          <w:cantSplit w:val="0"/>
          <w:trHeight w:val="617.373046875" w:hRule="atLeast"/>
          <w:tblHeader w:val="0"/>
        </w:trPr>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7B6">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7B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7B8">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7B9">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BA">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BB">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C">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D">
            <w:pPr>
              <w:spacing w:after="240" w:before="240" w:line="276" w:lineRule="auto"/>
              <w:rPr>
                <w:color w:val="000000"/>
                <w:sz w:val="24"/>
                <w:szCs w:val="24"/>
              </w:rPr>
            </w:pPr>
            <w:r w:rsidDel="00000000" w:rsidR="00000000" w:rsidRPr="00000000">
              <w:rPr>
                <w:color w:val="000000"/>
                <w:sz w:val="24"/>
                <w:szCs w:val="24"/>
                <w:rtl w:val="0"/>
              </w:rPr>
              <w:t xml:space="preserve">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E">
            <w:pPr>
              <w:spacing w:after="24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F">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0">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1">
            <w:pPr>
              <w:spacing w:after="240" w:before="240" w:line="276" w:lineRule="auto"/>
              <w:rPr>
                <w:color w:val="000000"/>
                <w:sz w:val="24"/>
                <w:szCs w:val="24"/>
              </w:rPr>
            </w:pPr>
            <w:r w:rsidDel="00000000" w:rsidR="00000000" w:rsidRPr="00000000">
              <w:rPr>
                <w:color w:val="000000"/>
                <w:sz w:val="24"/>
                <w:szCs w:val="24"/>
                <w:rtl w:val="0"/>
              </w:rPr>
              <w:t xml:space="preserve">Danh sách sản phẩm hoặc nhóm sản phẩm bán trong gói bán, ví dụ: “Giga”, “Nhóm thiết bị lưu trữ”.</w:t>
            </w:r>
          </w:p>
          <w:p w:rsidR="00000000" w:rsidDel="00000000" w:rsidP="00000000" w:rsidRDefault="00000000" w:rsidRPr="00000000" w14:paraId="000007C2">
            <w:pPr>
              <w:spacing w:after="240" w:before="240" w:line="276" w:lineRule="auto"/>
              <w:rPr>
                <w:color w:val="000000"/>
                <w:sz w:val="24"/>
                <w:szCs w:val="24"/>
              </w:rPr>
            </w:pPr>
            <w:r w:rsidDel="00000000" w:rsidR="00000000" w:rsidRPr="00000000">
              <w:rPr>
                <w:color w:val="000000"/>
                <w:sz w:val="24"/>
                <w:szCs w:val="24"/>
                <w:rtl w:val="0"/>
              </w:rPr>
              <w:t xml:space="preserve">Dữ liệu lấy từ  danh sách sản phẩm đã cấu hình tại STEP 1</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3">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4">
            <w:pPr>
              <w:spacing w:after="240" w:before="240" w:line="276" w:lineRule="auto"/>
              <w:rPr>
                <w:color w:val="000000"/>
                <w:sz w:val="24"/>
                <w:szCs w:val="24"/>
              </w:rPr>
            </w:pPr>
            <w:r w:rsidDel="00000000" w:rsidR="00000000" w:rsidRPr="00000000">
              <w:rPr>
                <w:color w:val="000000"/>
                <w:sz w:val="24"/>
                <w:szCs w:val="24"/>
                <w:rtl w:val="0"/>
              </w:rPr>
              <w:t xml:space="preserve">Loại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5">
            <w:pPr>
              <w:spacing w:after="24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6">
            <w:pPr>
              <w:spacing w:after="24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7">
            <w:pPr>
              <w:numPr>
                <w:ilvl w:val="0"/>
                <w:numId w:val="4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Có tính cước</w:t>
            </w:r>
          </w:p>
          <w:p w:rsidR="00000000" w:rsidDel="00000000" w:rsidP="00000000" w:rsidRDefault="00000000" w:rsidRPr="00000000" w14:paraId="000007C8">
            <w:pPr>
              <w:numPr>
                <w:ilvl w:val="0"/>
                <w:numId w:val="41"/>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Không tính cước</w:t>
            </w:r>
          </w:p>
          <w:p w:rsidR="00000000" w:rsidDel="00000000" w:rsidP="00000000" w:rsidRDefault="00000000" w:rsidRPr="00000000" w14:paraId="000007C9">
            <w:pPr>
              <w:numPr>
                <w:ilvl w:val="0"/>
                <w:numId w:val="41"/>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Phí một lần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A">
            <w:pPr>
              <w:spacing w:after="240" w:before="240" w:line="276" w:lineRule="auto"/>
              <w:rPr>
                <w:color w:val="000000"/>
                <w:sz w:val="24"/>
                <w:szCs w:val="24"/>
              </w:rPr>
            </w:pPr>
            <w:r w:rsidDel="00000000" w:rsidR="00000000" w:rsidRPr="00000000">
              <w:rPr>
                <w:color w:val="000000"/>
                <w:sz w:val="24"/>
                <w:szCs w:val="24"/>
                <w:rtl w:val="0"/>
              </w:rPr>
              <w:t xml:space="preserve">Chọn loại thanh toán áp dụng cho sản phẩm hoặc nhóm sản phẩm/ nhóm sản phẩm đi kèm và Phí một lần.</w:t>
            </w:r>
          </w:p>
          <w:p w:rsidR="00000000" w:rsidDel="00000000" w:rsidP="00000000" w:rsidRDefault="00000000" w:rsidRPr="00000000" w14:paraId="000007CB">
            <w:pPr>
              <w:spacing w:after="240" w:before="240" w:line="276" w:lineRule="auto"/>
              <w:rPr>
                <w:color w:val="000000"/>
                <w:sz w:val="24"/>
                <w:szCs w:val="24"/>
              </w:rPr>
            </w:pPr>
            <w:r w:rsidDel="00000000" w:rsidR="00000000" w:rsidRPr="00000000">
              <w:rPr>
                <w:color w:val="000000"/>
                <w:sz w:val="24"/>
                <w:szCs w:val="24"/>
                <w:rtl w:val="0"/>
              </w:rPr>
              <w:t xml:space="preserve">Nhóm SKU bán: Hiển thị dưới dạng nhóm để quản lý, tuy nhiên, </w:t>
            </w:r>
            <w:r w:rsidDel="00000000" w:rsidR="00000000" w:rsidRPr="00000000">
              <w:rPr>
                <w:b w:val="1"/>
                <w:bCs w:val="1"/>
                <w:color w:val="000000"/>
                <w:sz w:val="24"/>
                <w:szCs w:val="24"/>
                <w:rtl w:val="0"/>
              </w:rPr>
              <w:t xml:space="preserve">mỗi SKU trong nhóm được cấu hình độc lập</w:t>
            </w:r>
            <w:r w:rsidDel="00000000" w:rsidR="00000000" w:rsidRPr="00000000">
              <w:rPr>
                <w:color w:val="000000"/>
                <w:sz w:val="24"/>
                <w:szCs w:val="24"/>
                <w:rtl w:val="0"/>
              </w:rPr>
              <w:t xml:space="preserve">, tương tự như cấu hình </w:t>
            </w:r>
            <w:r w:rsidDel="00000000" w:rsidR="00000000" w:rsidRPr="00000000">
              <w:rPr>
                <w:b w:val="1"/>
                <w:bCs w:val="1"/>
                <w:color w:val="000000"/>
                <w:sz w:val="24"/>
                <w:szCs w:val="24"/>
                <w:rtl w:val="0"/>
              </w:rPr>
              <w:t xml:space="preserve">SKU đơn lẻ</w:t>
            </w:r>
            <w:r w:rsidDel="00000000" w:rsidR="00000000" w:rsidRPr="00000000">
              <w:rPr>
                <w:color w:val="000000"/>
                <w:sz w:val="24"/>
                <w:szCs w:val="24"/>
                <w:rtl w:val="0"/>
              </w:rPr>
              <w:t xml:space="preserve">.</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C">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D">
            <w:pPr>
              <w:spacing w:after="240" w:before="240" w:line="276" w:lineRule="auto"/>
              <w:rPr>
                <w:color w:val="000000"/>
                <w:sz w:val="24"/>
                <w:szCs w:val="24"/>
              </w:rPr>
            </w:pPr>
            <w:r w:rsidDel="00000000" w:rsidR="00000000" w:rsidRPr="00000000">
              <w:rPr>
                <w:color w:val="000000"/>
                <w:sz w:val="24"/>
                <w:szCs w:val="24"/>
                <w:rtl w:val="0"/>
              </w:rPr>
              <w:t xml:space="preserve">Gói tính cước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E">
            <w:pPr>
              <w:spacing w:after="24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F">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0">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1">
            <w:pPr>
              <w:spacing w:after="240" w:before="240" w:line="276" w:lineRule="auto"/>
              <w:rPr>
                <w:color w:val="000000"/>
                <w:sz w:val="24"/>
                <w:szCs w:val="24"/>
              </w:rPr>
            </w:pPr>
            <w:r w:rsidDel="00000000" w:rsidR="00000000" w:rsidRPr="00000000">
              <w:rPr>
                <w:color w:val="000000"/>
                <w:sz w:val="24"/>
                <w:szCs w:val="24"/>
                <w:rtl w:val="0"/>
              </w:rPr>
              <w:t xml:space="preserve">Xác định loại gói tính cước áp dụng</w:t>
            </w:r>
          </w:p>
          <w:p w:rsidR="00000000" w:rsidDel="00000000" w:rsidP="00000000" w:rsidRDefault="00000000" w:rsidRPr="00000000" w14:paraId="000007D2">
            <w:pPr>
              <w:spacing w:after="240" w:before="240" w:line="276" w:lineRule="auto"/>
              <w:rPr>
                <w:color w:val="000000"/>
                <w:sz w:val="24"/>
                <w:szCs w:val="24"/>
              </w:rPr>
            </w:pPr>
            <w:r w:rsidDel="00000000" w:rsidR="00000000" w:rsidRPr="00000000">
              <w:rPr>
                <w:color w:val="000000"/>
                <w:sz w:val="24"/>
                <w:szCs w:val="24"/>
                <w:rtl w:val="0"/>
              </w:rPr>
              <w:t xml:space="preserve">Lấy từ field Gói tính cước cấu hình trong SKU </w:t>
            </w:r>
          </w:p>
          <w:p w:rsidR="00000000" w:rsidDel="00000000" w:rsidP="00000000" w:rsidRDefault="00000000" w:rsidRPr="00000000" w14:paraId="000007D3">
            <w:pPr>
              <w:numPr>
                <w:ilvl w:val="0"/>
                <w:numId w:val="3"/>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Trả trước </w:t>
            </w:r>
          </w:p>
          <w:p w:rsidR="00000000" w:rsidDel="00000000" w:rsidP="00000000" w:rsidRDefault="00000000" w:rsidRPr="00000000" w14:paraId="000007D4">
            <w:pPr>
              <w:numPr>
                <w:ilvl w:val="0"/>
                <w:numId w:val="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Trả sau </w:t>
            </w:r>
          </w:p>
          <w:p w:rsidR="00000000" w:rsidDel="00000000" w:rsidP="00000000" w:rsidRDefault="00000000" w:rsidRPr="00000000" w14:paraId="000007D5">
            <w:pPr>
              <w:numPr>
                <w:ilvl w:val="0"/>
                <w:numId w:val="3"/>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Trả một lần </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6">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7">
            <w:pPr>
              <w:spacing w:after="240" w:before="240" w:line="276" w:lineRule="auto"/>
              <w:rPr>
                <w:color w:val="000000"/>
                <w:sz w:val="24"/>
                <w:szCs w:val="24"/>
              </w:rPr>
            </w:pPr>
            <w:r w:rsidDel="00000000" w:rsidR="00000000" w:rsidRPr="00000000">
              <w:rPr>
                <w:color w:val="000000"/>
                <w:sz w:val="24"/>
                <w:szCs w:val="24"/>
                <w:rtl w:val="0"/>
              </w:rPr>
              <w:t xml:space="preserve">Chu kỳ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8">
            <w:pPr>
              <w:spacing w:after="240" w:before="240" w:line="276" w:lineRule="auto"/>
              <w:jc w:val="center"/>
              <w:rPr>
                <w:color w:val="000000"/>
                <w:sz w:val="24"/>
                <w:szCs w:val="24"/>
              </w:rPr>
            </w:pPr>
            <w:r w:rsidDel="00000000" w:rsidR="00000000" w:rsidRPr="00000000">
              <w:rPr>
                <w:color w:val="000000"/>
                <w:sz w:val="24"/>
                <w:szCs w:val="24"/>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9">
            <w:pPr>
              <w:spacing w:after="24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A">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B">
            <w:pPr>
              <w:spacing w:after="240" w:before="240" w:line="276" w:lineRule="auto"/>
              <w:rPr>
                <w:color w:val="000000"/>
                <w:sz w:val="24"/>
                <w:szCs w:val="24"/>
              </w:rPr>
            </w:pPr>
            <w:r w:rsidDel="00000000" w:rsidR="00000000" w:rsidRPr="00000000">
              <w:rPr>
                <w:color w:val="000000"/>
                <w:sz w:val="24"/>
                <w:szCs w:val="24"/>
                <w:rtl w:val="0"/>
              </w:rPr>
              <w:t xml:space="preserve">Nếu Chọn gói tính cước trả sau, hệ thống hiển thị Chu kỳ 1 tháng.</w:t>
            </w:r>
          </w:p>
          <w:p w:rsidR="00000000" w:rsidDel="00000000" w:rsidP="00000000" w:rsidRDefault="00000000" w:rsidRPr="00000000" w14:paraId="000007DC">
            <w:pPr>
              <w:spacing w:after="240" w:before="240" w:line="276" w:lineRule="auto"/>
              <w:rPr>
                <w:color w:val="000000"/>
                <w:sz w:val="24"/>
                <w:szCs w:val="24"/>
              </w:rPr>
            </w:pPr>
            <w:r w:rsidDel="00000000" w:rsidR="00000000" w:rsidRPr="00000000">
              <w:rPr>
                <w:color w:val="000000"/>
                <w:sz w:val="24"/>
                <w:szCs w:val="24"/>
                <w:rtl w:val="0"/>
              </w:rPr>
              <w:t xml:space="preserve">Nếu chọn gói tính cước Trả trước hệ thống Hiển thị danh sách chu kỳ đã cấu hình ở bước 1 (từ 1 tháng đến 13 tháng).</w:t>
            </w:r>
          </w:p>
          <w:p w:rsidR="00000000" w:rsidDel="00000000" w:rsidP="00000000" w:rsidRDefault="00000000" w:rsidRPr="00000000" w14:paraId="000007DD">
            <w:pPr>
              <w:spacing w:after="240" w:before="240" w:line="276" w:lineRule="auto"/>
              <w:rPr>
                <w:color w:val="000000"/>
                <w:sz w:val="24"/>
                <w:szCs w:val="24"/>
              </w:rPr>
            </w:pPr>
            <w:r w:rsidDel="00000000" w:rsidR="00000000" w:rsidRPr="00000000">
              <w:rPr>
                <w:color w:val="000000"/>
                <w:sz w:val="24"/>
                <w:szCs w:val="24"/>
                <w:rtl w:val="0"/>
              </w:rPr>
              <w:t xml:space="preserve">Nếu là phí một lần, hệ thống hiển thị giá trị N/A.</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E">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F">
            <w:pPr>
              <w:spacing w:after="240" w:before="240" w:line="276" w:lineRule="auto"/>
              <w:rPr>
                <w:color w:val="000000"/>
                <w:sz w:val="24"/>
                <w:szCs w:val="24"/>
              </w:rPr>
            </w:pPr>
            <w:r w:rsidDel="00000000" w:rsidR="00000000" w:rsidRPr="00000000">
              <w:rPr>
                <w:color w:val="000000"/>
                <w:sz w:val="24"/>
                <w:szCs w:val="24"/>
                <w:rtl w:val="0"/>
              </w:rPr>
              <w:t xml:space="preserve">Giá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0">
            <w:pPr>
              <w:spacing w:after="240" w:before="240" w:line="276" w:lineRule="auto"/>
              <w:jc w:val="center"/>
              <w:rPr>
                <w:color w:val="000000"/>
                <w:sz w:val="24"/>
                <w:szCs w:val="24"/>
              </w:rPr>
            </w:pPr>
            <w:r w:rsidDel="00000000" w:rsidR="00000000" w:rsidRPr="00000000">
              <w:rPr>
                <w:color w:val="000000"/>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1">
            <w:pPr>
              <w:spacing w:after="24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2">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3">
            <w:pPr>
              <w:spacing w:after="240" w:before="240" w:line="276" w:lineRule="auto"/>
              <w:rPr>
                <w:color w:val="000000"/>
                <w:sz w:val="24"/>
                <w:szCs w:val="24"/>
              </w:rPr>
            </w:pPr>
            <w:r w:rsidDel="00000000" w:rsidR="00000000" w:rsidRPr="00000000">
              <w:rPr>
                <w:color w:val="000000"/>
                <w:sz w:val="24"/>
                <w:szCs w:val="24"/>
                <w:rtl w:val="0"/>
              </w:rPr>
              <w:t xml:space="preserve">Hệ thống load giá min của SKU đã cấu hình trong bảng cấu hình giá min theo khu vực.</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4">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5">
            <w:pPr>
              <w:spacing w:after="240" w:before="240" w:line="276" w:lineRule="auto"/>
              <w:rPr>
                <w:color w:val="000000"/>
                <w:sz w:val="24"/>
                <w:szCs w:val="24"/>
              </w:rPr>
            </w:pPr>
            <w:r w:rsidDel="00000000" w:rsidR="00000000" w:rsidRPr="00000000">
              <w:rPr>
                <w:color w:val="000000"/>
                <w:sz w:val="24"/>
                <w:szCs w:val="24"/>
                <w:rtl w:val="0"/>
              </w:rPr>
              <w:t xml:space="preserve">Đơn giá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6">
            <w:pPr>
              <w:spacing w:after="24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7">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8">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9">
            <w:pPr>
              <w:spacing w:after="240" w:before="240" w:line="276" w:lineRule="auto"/>
              <w:rPr>
                <w:color w:val="000000"/>
                <w:sz w:val="24"/>
                <w:szCs w:val="24"/>
              </w:rPr>
            </w:pPr>
            <w:r w:rsidDel="00000000" w:rsidR="00000000" w:rsidRPr="00000000">
              <w:rPr>
                <w:color w:val="000000"/>
                <w:sz w:val="24"/>
                <w:szCs w:val="24"/>
                <w:rtl w:val="0"/>
              </w:rPr>
              <w:t xml:space="preserve">Nhập đơn giá bán của Sản phẩm trong gói.</w:t>
            </w:r>
          </w:p>
          <w:p w:rsidR="00000000" w:rsidDel="00000000" w:rsidP="00000000" w:rsidRDefault="00000000" w:rsidRPr="00000000" w14:paraId="000007EA">
            <w:pPr>
              <w:spacing w:after="240" w:before="240" w:line="276" w:lineRule="auto"/>
              <w:rPr>
                <w:color w:val="000000"/>
                <w:sz w:val="24"/>
                <w:szCs w:val="24"/>
              </w:rPr>
            </w:pPr>
            <w:r w:rsidDel="00000000" w:rsidR="00000000" w:rsidRPr="00000000">
              <w:rPr>
                <w:color w:val="000000"/>
                <w:sz w:val="24"/>
                <w:szCs w:val="24"/>
                <w:rtl w:val="0"/>
              </w:rPr>
              <w:t xml:space="preserve">Chỉ cho phép nhập:</w:t>
            </w:r>
          </w:p>
          <w:p w:rsidR="00000000" w:rsidDel="00000000" w:rsidP="00000000" w:rsidRDefault="00000000" w:rsidRPr="00000000" w14:paraId="000007EB">
            <w:pPr>
              <w:numPr>
                <w:ilvl w:val="0"/>
                <w:numId w:val="9"/>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sản phẩm có Loại thanh toán = Có tính cước: Nhập giá bán/ tháng trên sl 1 đơn vị</w:t>
            </w:r>
          </w:p>
          <w:p w:rsidR="00000000" w:rsidDel="00000000" w:rsidP="00000000" w:rsidRDefault="00000000" w:rsidRPr="00000000" w14:paraId="000007EC">
            <w:pPr>
              <w:numPr>
                <w:ilvl w:val="0"/>
                <w:numId w:val="9"/>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Nếu sản phẩm có Loại thanh toán = Phí một lần: Nhập giá bán của sản phẩm tính sl 1 đơn vị</w:t>
            </w:r>
          </w:p>
          <w:p w:rsidR="00000000" w:rsidDel="00000000" w:rsidP="00000000" w:rsidRDefault="00000000" w:rsidRPr="00000000" w14:paraId="000007ED">
            <w:pPr>
              <w:spacing w:after="240" w:before="240" w:line="276" w:lineRule="auto"/>
              <w:rPr>
                <w:color w:val="000000"/>
                <w:sz w:val="24"/>
                <w:szCs w:val="24"/>
              </w:rPr>
            </w:pPr>
            <w:r w:rsidDel="00000000" w:rsidR="00000000" w:rsidRPr="00000000">
              <w:rPr>
                <w:color w:val="000000"/>
                <w:sz w:val="24"/>
                <w:szCs w:val="24"/>
                <w:rtl w:val="0"/>
              </w:rPr>
              <w:t xml:space="preserve">Cần validate Đơn giá bán phải lớn hơn hoặc bằng giá min (chỉ validate nếu là sản phẩm cha, không validate nếu là SKU đi kèm hoặc phí đi kèm).</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E">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F">
            <w:pPr>
              <w:spacing w:after="240" w:before="240" w:line="276" w:lineRule="auto"/>
              <w:rPr>
                <w:color w:val="000000"/>
                <w:sz w:val="24"/>
                <w:szCs w:val="24"/>
              </w:rPr>
            </w:pPr>
            <w:r w:rsidDel="00000000" w:rsidR="00000000" w:rsidRPr="00000000">
              <w:rPr>
                <w:color w:val="000000"/>
                <w:sz w:val="24"/>
                <w:szCs w:val="24"/>
                <w:rtl w:val="0"/>
              </w:rPr>
              <w:t xml:space="preserve">Áp dụng cho toán bộ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0">
            <w:pPr>
              <w:spacing w:after="240" w:before="240" w:line="276" w:lineRule="auto"/>
              <w:jc w:val="center"/>
              <w:rPr>
                <w:color w:val="000000"/>
                <w:sz w:val="24"/>
                <w:szCs w:val="24"/>
              </w:rPr>
            </w:pPr>
            <w:r w:rsidDel="00000000" w:rsidR="00000000" w:rsidRPr="00000000">
              <w:rPr>
                <w:color w:val="000000"/>
                <w:sz w:val="24"/>
                <w:szCs w:val="24"/>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1">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2">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3">
            <w:pPr>
              <w:spacing w:after="240" w:before="240" w:line="276" w:lineRule="auto"/>
              <w:rPr>
                <w:color w:val="000000"/>
                <w:sz w:val="24"/>
                <w:szCs w:val="24"/>
              </w:rPr>
            </w:pPr>
            <w:r w:rsidDel="00000000" w:rsidR="00000000" w:rsidRPr="00000000">
              <w:rPr>
                <w:color w:val="000000"/>
                <w:sz w:val="24"/>
                <w:szCs w:val="24"/>
                <w:rtl w:val="0"/>
              </w:rPr>
              <w:t xml:space="preserve">Chỉ hiển thị nếu Loại thanh toán = Gói tính cước.</w:t>
            </w:r>
          </w:p>
          <w:p w:rsidR="00000000" w:rsidDel="00000000" w:rsidP="00000000" w:rsidRDefault="00000000" w:rsidRPr="00000000" w14:paraId="000007F4">
            <w:pPr>
              <w:spacing w:after="240" w:before="240" w:line="276" w:lineRule="auto"/>
              <w:rPr>
                <w:color w:val="000000"/>
                <w:sz w:val="24"/>
                <w:szCs w:val="24"/>
              </w:rPr>
            </w:pPr>
            <w:r w:rsidDel="00000000" w:rsidR="00000000" w:rsidRPr="00000000">
              <w:rPr>
                <w:color w:val="000000"/>
                <w:sz w:val="24"/>
                <w:szCs w:val="24"/>
                <w:rtl w:val="0"/>
              </w:rPr>
              <w:t xml:space="preserve">Luôn xuất hiện ở dòng đầu tiên khi khai báo giá bán theo chu kì, bấm nút này sẽ tự động pre-fill giá trị của chu kỳ đầu tiên cho toàn bộ chu kỳ bên dưới (nhưng sau đó user có thể sửa lại).</w:t>
            </w:r>
          </w:p>
          <w:p w:rsidR="00000000" w:rsidDel="00000000" w:rsidP="00000000" w:rsidRDefault="00000000" w:rsidRPr="00000000" w14:paraId="000007F5">
            <w:pPr>
              <w:spacing w:after="240" w:before="240" w:line="276" w:lineRule="auto"/>
              <w:rPr>
                <w:color w:val="000000"/>
                <w:sz w:val="24"/>
                <w:szCs w:val="24"/>
              </w:rPr>
            </w:pPr>
            <w:r w:rsidDel="00000000" w:rsidR="00000000" w:rsidRPr="00000000">
              <w:rPr>
                <w:color w:val="000000"/>
                <w:sz w:val="24"/>
                <w:szCs w:val="24"/>
                <w:rtl w:val="0"/>
              </w:rPr>
              <w:t xml:space="preserve">Không hiển thị nếu Loại thanh toán = Phí một lần.</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6">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7">
            <w:pPr>
              <w:spacing w:after="240" w:before="240" w:line="276" w:lineRule="auto"/>
              <w:rPr>
                <w:color w:val="000000"/>
                <w:sz w:val="24"/>
                <w:szCs w:val="24"/>
              </w:rPr>
            </w:pPr>
            <w:r w:rsidDel="00000000" w:rsidR="00000000" w:rsidRPr="00000000">
              <w:rPr>
                <w:b w:val="1"/>
                <w:bCs w:val="1"/>
                <w:color w:val="000000"/>
                <w:sz w:val="24"/>
                <w:szCs w:val="24"/>
                <w:rtl w:val="0"/>
              </w:rPr>
              <w:t xml:space="preserve">(U) </w:t>
            </w:r>
            <w:r w:rsidDel="00000000" w:rsidR="00000000" w:rsidRPr="00000000">
              <w:rPr>
                <w:color w:val="000000"/>
                <w:sz w:val="24"/>
                <w:szCs w:val="24"/>
                <w:rtl w:val="0"/>
              </w:rPr>
              <w:t xml:space="preserve">Tổng giá bán gói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8">
            <w:pPr>
              <w:spacing w:after="240" w:before="240" w:line="276" w:lineRule="auto"/>
              <w:jc w:val="center"/>
              <w:rPr>
                <w:color w:val="000000"/>
                <w:sz w:val="24"/>
                <w:szCs w:val="24"/>
              </w:rPr>
            </w:pPr>
            <w:r w:rsidDel="00000000" w:rsidR="00000000" w:rsidRPr="00000000">
              <w:rPr>
                <w:color w:val="000000"/>
                <w:sz w:val="24"/>
                <w:szCs w:val="24"/>
                <w:rtl w:val="0"/>
              </w:rPr>
              <w:t xml:space="preserve">Numeric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9">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A">
            <w:pPr>
              <w:spacing w:after="240" w:before="240" w:line="276" w:lineRule="auto"/>
              <w:jc w:val="center"/>
              <w:rPr>
                <w:color w:val="000000"/>
                <w:sz w:val="24"/>
                <w:szCs w:val="24"/>
              </w:rPr>
            </w:pPr>
            <w:r w:rsidDel="00000000" w:rsidR="00000000" w:rsidRPr="00000000">
              <w:rPr>
                <w:color w:val="000000"/>
                <w:sz w:val="24"/>
                <w:szCs w:val="24"/>
                <w:rtl w:val="0"/>
              </w:rPr>
              <w:t xml:space="preserve">Tự động tính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FB">
            <w:pPr>
              <w:spacing w:after="240" w:before="240" w:line="276" w:lineRule="auto"/>
              <w:rPr>
                <w:color w:val="000000"/>
                <w:sz w:val="24"/>
                <w:szCs w:val="24"/>
              </w:rPr>
            </w:pPr>
            <w:r w:rsidDel="00000000" w:rsidR="00000000" w:rsidRPr="00000000">
              <w:rPr>
                <w:color w:val="000000"/>
                <w:sz w:val="24"/>
                <w:szCs w:val="24"/>
                <w:rtl w:val="0"/>
              </w:rPr>
              <w:t xml:space="preserve">Hệ thống tự động tính giá bán theo tháng dựa trên giá mua gói và chu kỳ, có áp dụng logic giá nâng cao tặng tháng theo công thức:</w:t>
            </w:r>
          </w:p>
          <w:p w:rsidR="00000000" w:rsidDel="00000000" w:rsidP="00000000" w:rsidRDefault="00000000" w:rsidRPr="00000000" w14:paraId="000007FC">
            <w:pPr>
              <w:numPr>
                <w:ilvl w:val="0"/>
                <w:numId w:val="88"/>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sản phẩm có Loại thanh toán = Có tính cước: </w:t>
            </w:r>
          </w:p>
          <w:p w:rsidR="00000000" w:rsidDel="00000000" w:rsidP="00000000" w:rsidRDefault="00000000" w:rsidRPr="00000000" w14:paraId="000007FD">
            <w:pPr>
              <w:numPr>
                <w:ilvl w:val="1"/>
                <w:numId w:val="88"/>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Trường hợp giá không cấu hình giá nâng cao: Tính theo công thức: </w:t>
            </w:r>
            <w:r w:rsidDel="00000000" w:rsidR="00000000" w:rsidRPr="00000000">
              <w:rPr>
                <w:b w:val="1"/>
                <w:bCs w:val="1"/>
                <w:color w:val="000000"/>
                <w:sz w:val="24"/>
                <w:szCs w:val="24"/>
                <w:rtl w:val="0"/>
              </w:rPr>
              <w:t xml:space="preserve">Giá bán = Đơn giá bán × Số tháng trong chu kỳ × Số lượng mặc định của sản phẩm trong gói bán</w:t>
            </w:r>
          </w:p>
          <w:p w:rsidR="00000000" w:rsidDel="00000000" w:rsidP="00000000" w:rsidRDefault="00000000" w:rsidRPr="00000000" w14:paraId="000007FE">
            <w:pPr>
              <w:numPr>
                <w:ilvl w:val="1"/>
                <w:numId w:val="88"/>
              </w:numPr>
              <w:spacing w:after="240" w:before="0" w:beforeAutospacing="0" w:line="276" w:lineRule="auto"/>
              <w:ind w:left="1440" w:hanging="360"/>
              <w:rPr>
                <w:color w:val="000000"/>
                <w:sz w:val="24"/>
                <w:szCs w:val="24"/>
              </w:rPr>
            </w:pPr>
            <w:r w:rsidDel="00000000" w:rsidR="00000000" w:rsidRPr="00000000">
              <w:rPr>
                <w:color w:val="000000"/>
                <w:sz w:val="24"/>
                <w:szCs w:val="24"/>
                <w:rtl w:val="0"/>
              </w:rPr>
              <w:t xml:space="preserve">Trường hợp giá bán có cấu hình giá nâng cao (tặng tháng):, tính theo công thức: Tổng Giá bán được tính theo công thức: </w:t>
            </w:r>
            <w:r w:rsidDel="00000000" w:rsidR="00000000" w:rsidRPr="00000000">
              <w:rPr>
                <w:b w:val="1"/>
                <w:bCs w:val="1"/>
                <w:color w:val="000000"/>
                <w:sz w:val="24"/>
                <w:szCs w:val="24"/>
                <w:rtl w:val="0"/>
              </w:rPr>
              <w:t xml:space="preserve">Giá bán = (Đơn giá bán × Số tháng trong chu kỳ)</w:t>
              <w:br w:type="textWrapping"/>
              <w:t xml:space="preserve"> − (Số tháng được tặng × Đơn giá 1 tháng × % giảm giá)</w:t>
            </w:r>
          </w:p>
          <w:p w:rsidR="00000000" w:rsidDel="00000000" w:rsidP="00000000" w:rsidRDefault="00000000" w:rsidRPr="00000000" w14:paraId="000007FF">
            <w:pPr>
              <w:spacing w:after="240" w:before="240" w:line="276" w:lineRule="auto"/>
              <w:rPr>
                <w:color w:val="000000"/>
                <w:sz w:val="24"/>
                <w:szCs w:val="24"/>
              </w:rPr>
            </w:pPr>
            <w:r w:rsidDel="00000000" w:rsidR="00000000" w:rsidRPr="00000000">
              <w:rPr>
                <w:color w:val="000000"/>
                <w:sz w:val="24"/>
                <w:szCs w:val="24"/>
                <w:rtl w:val="0"/>
              </w:rPr>
              <w:t xml:space="preserve">(Xem ví dụ</w:t>
            </w:r>
            <w:hyperlink r:id="rId38">
              <w:r w:rsidDel="00000000" w:rsidR="00000000" w:rsidRPr="00000000">
                <w:rPr>
                  <w:color w:val="000000"/>
                  <w:sz w:val="24"/>
                  <w:szCs w:val="24"/>
                  <w:rtl w:val="0"/>
                </w:rPr>
                <w:t xml:space="preserve"> </w:t>
              </w:r>
            </w:hyperlink>
            <w:hyperlink r:id="rId39">
              <w:r w:rsidDel="00000000" w:rsidR="00000000" w:rsidRPr="00000000">
                <w:rPr>
                  <w:color w:val="1155cc"/>
                  <w:sz w:val="24"/>
                  <w:szCs w:val="24"/>
                  <w:u w:val="single"/>
                  <w:rtl w:val="0"/>
                </w:rPr>
                <w:t xml:space="preserve">tại đây</w:t>
              </w:r>
            </w:hyperlink>
            <w:r w:rsidDel="00000000" w:rsidR="00000000" w:rsidRPr="00000000">
              <w:rPr>
                <w:color w:val="000000"/>
                <w:sz w:val="24"/>
                <w:szCs w:val="24"/>
                <w:rtl w:val="0"/>
              </w:rPr>
              <w:t xml:space="preserve">) </w:t>
            </w:r>
          </w:p>
          <w:p w:rsidR="00000000" w:rsidDel="00000000" w:rsidP="00000000" w:rsidRDefault="00000000" w:rsidRPr="00000000" w14:paraId="00000800">
            <w:pPr>
              <w:numPr>
                <w:ilvl w:val="0"/>
                <w:numId w:val="37"/>
              </w:numPr>
              <w:spacing w:after="240" w:before="240" w:line="276" w:lineRule="auto"/>
              <w:ind w:left="720" w:hanging="360"/>
              <w:rPr>
                <w:color w:val="000000"/>
                <w:sz w:val="24"/>
                <w:szCs w:val="24"/>
              </w:rPr>
            </w:pPr>
            <w:r w:rsidDel="00000000" w:rsidR="00000000" w:rsidRPr="00000000">
              <w:rPr>
                <w:color w:val="000000"/>
                <w:sz w:val="24"/>
                <w:szCs w:val="24"/>
                <w:rtl w:val="0"/>
              </w:rPr>
              <w:t xml:space="preserve">Nếu là sản phẩm có Loại thanh toán = Phí một lần: Đơn giá bán * số lượng mặc định của sản phẩm cấu hình ở gói bán </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1">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2">
            <w:pPr>
              <w:spacing w:after="240" w:before="240" w:line="276" w:lineRule="auto"/>
              <w:rPr>
                <w:color w:val="000000"/>
                <w:sz w:val="24"/>
                <w:szCs w:val="24"/>
              </w:rPr>
            </w:pPr>
            <w:r w:rsidDel="00000000" w:rsidR="00000000" w:rsidRPr="00000000">
              <w:rPr>
                <w:color w:val="000000"/>
                <w:sz w:val="24"/>
                <w:szCs w:val="24"/>
                <w:rtl w:val="0"/>
              </w:rPr>
              <w:t xml:space="preserve">Cột “Cấu hình giá bán nâng cao”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3">
            <w:pPr>
              <w:spacing w:after="240" w:before="240" w:line="276" w:lineRule="auto"/>
              <w:jc w:val="center"/>
              <w:rPr>
                <w:color w:val="000000"/>
                <w:sz w:val="24"/>
                <w:szCs w:val="24"/>
              </w:rPr>
            </w:pPr>
            <w:r w:rsidDel="00000000" w:rsidR="00000000" w:rsidRPr="00000000">
              <w:rPr>
                <w:color w:val="000000"/>
                <w:sz w:val="24"/>
                <w:szCs w:val="24"/>
                <w:rtl w:val="0"/>
              </w:rPr>
              <w:t xml:space="preserve">Checkbox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4">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5">
            <w:pPr>
              <w:spacing w:after="240" w:before="240" w:line="276" w:lineRule="auto"/>
              <w:jc w:val="center"/>
              <w:rPr>
                <w:color w:val="000000"/>
                <w:sz w:val="24"/>
                <w:szCs w:val="24"/>
              </w:rPr>
            </w:pPr>
            <w:r w:rsidDel="00000000" w:rsidR="00000000" w:rsidRPr="00000000">
              <w:rPr>
                <w:color w:val="000000"/>
                <w:sz w:val="24"/>
                <w:szCs w:val="24"/>
                <w:rtl w:val="0"/>
              </w:rPr>
              <w:t xml:space="preserve">Unchecked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6">
            <w:pPr>
              <w:spacing w:after="240" w:before="240" w:line="276" w:lineRule="auto"/>
              <w:rPr>
                <w:color w:val="000000"/>
                <w:sz w:val="24"/>
                <w:szCs w:val="24"/>
              </w:rPr>
            </w:pPr>
            <w:r w:rsidDel="00000000" w:rsidR="00000000" w:rsidRPr="00000000">
              <w:rPr>
                <w:color w:val="000000"/>
                <w:sz w:val="24"/>
                <w:szCs w:val="24"/>
                <w:rtl w:val="0"/>
              </w:rPr>
              <w:t xml:space="preserve">Default checkbox cấu hình giá bán nâng cao = Uncheck</w:t>
            </w:r>
          </w:p>
          <w:p w:rsidR="00000000" w:rsidDel="00000000" w:rsidP="00000000" w:rsidRDefault="00000000" w:rsidRPr="00000000" w14:paraId="00000807">
            <w:pPr>
              <w:numPr>
                <w:ilvl w:val="0"/>
                <w:numId w:val="106"/>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Khi bấm check: Bắn lên pop-up cấu hình giá bán nâng cao</w:t>
            </w:r>
          </w:p>
          <w:p w:rsidR="00000000" w:rsidDel="00000000" w:rsidP="00000000" w:rsidRDefault="00000000" w:rsidRPr="00000000" w14:paraId="00000808">
            <w:pPr>
              <w:numPr>
                <w:ilvl w:val="1"/>
                <w:numId w:val="106"/>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Khi cấu hình và lưu thành công: Chuyển status checkbox từ uncheck → checked, và hiển thị hypertext để vào xem chi tiết cấu hình giá bán nâng cao</w:t>
            </w:r>
          </w:p>
          <w:p w:rsidR="00000000" w:rsidDel="00000000" w:rsidP="00000000" w:rsidRDefault="00000000" w:rsidRPr="00000000" w14:paraId="00000809">
            <w:pPr>
              <w:numPr>
                <w:ilvl w:val="0"/>
                <w:numId w:val="106"/>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Khi bấm unchecked (của dòng đang cấu hình giá bán nâng cao): Bắn lên pop-up yêu cầu xác nhận hủy cấu hình giá bán nâng cao. Khi hủy thành công sẽ chuyển status checkbox từ checked → unchecked, bỏ hiện thị hypertext</w:t>
            </w:r>
          </w:p>
          <w:p w:rsidR="00000000" w:rsidDel="00000000" w:rsidP="00000000" w:rsidRDefault="00000000" w:rsidRPr="00000000" w14:paraId="0000080A">
            <w:pPr>
              <w:spacing w:after="240" w:before="240" w:line="276" w:lineRule="auto"/>
              <w:rPr>
                <w:color w:val="000000"/>
                <w:sz w:val="24"/>
                <w:szCs w:val="24"/>
              </w:rPr>
            </w:pPr>
            <w:r w:rsidDel="00000000" w:rsidR="00000000" w:rsidRPr="00000000">
              <w:rPr>
                <w:color w:val="000000"/>
                <w:sz w:val="24"/>
                <w:szCs w:val="24"/>
                <w:rtl w:val="0"/>
              </w:rPr>
              <w:t xml:space="preserve">Xem chi tiết cấu hình giá bán nâng cao theo từng kịch bản ở bên dưới </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B">
            <w:pPr>
              <w:spacing w:after="0" w:before="240" w:line="276" w:lineRule="auto"/>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C">
            <w:pPr>
              <w:spacing w:after="240" w:before="240" w:line="276" w:lineRule="auto"/>
              <w:rPr>
                <w:color w:val="000000"/>
                <w:sz w:val="24"/>
                <w:szCs w:val="24"/>
              </w:rPr>
            </w:pPr>
            <w:r w:rsidDel="00000000" w:rsidR="00000000" w:rsidRPr="00000000">
              <w:rPr>
                <w:color w:val="000000"/>
                <w:sz w:val="24"/>
                <w:szCs w:val="24"/>
                <w:rtl w:val="0"/>
              </w:rPr>
              <w:t xml:space="preserve">Giá gói tạm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D">
            <w:pPr>
              <w:spacing w:after="240" w:before="240" w:line="276" w:lineRule="auto"/>
              <w:jc w:val="center"/>
              <w:rPr>
                <w:color w:val="000000"/>
                <w:sz w:val="24"/>
                <w:szCs w:val="24"/>
              </w:rPr>
            </w:pPr>
            <w:r w:rsidDel="00000000" w:rsidR="00000000" w:rsidRPr="00000000">
              <w:rPr>
                <w:color w:val="000000"/>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E">
            <w:pPr>
              <w:spacing w:after="24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0F">
            <w:pPr>
              <w:spacing w:after="24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10">
            <w:pPr>
              <w:spacing w:after="240" w:before="240" w:line="276" w:lineRule="auto"/>
              <w:rPr>
                <w:color w:val="000000"/>
                <w:sz w:val="24"/>
                <w:szCs w:val="24"/>
              </w:rPr>
            </w:pPr>
            <w:r w:rsidDel="00000000" w:rsidR="00000000" w:rsidRPr="00000000">
              <w:rPr>
                <w:color w:val="000000"/>
                <w:sz w:val="24"/>
                <w:szCs w:val="24"/>
                <w:rtl w:val="0"/>
              </w:rPr>
              <w:t xml:space="preserve">Hiển thị bảng giá tạm tính được tính toán tự động theo giá mua gói và hình thức thanh toán.</w:t>
            </w:r>
          </w:p>
          <w:p w:rsidR="00000000" w:rsidDel="00000000" w:rsidP="00000000" w:rsidRDefault="00000000" w:rsidRPr="00000000" w14:paraId="00000811">
            <w:pPr>
              <w:numPr>
                <w:ilvl w:val="0"/>
                <w:numId w:val="68"/>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gói bán có ít nhất 1 SKU có Loại thanh toán = Có tính cước :</w:t>
            </w:r>
          </w:p>
          <w:p w:rsidR="00000000" w:rsidDel="00000000" w:rsidP="00000000" w:rsidRDefault="00000000" w:rsidRPr="00000000" w14:paraId="00000812">
            <w:pPr>
              <w:numPr>
                <w:ilvl w:val="1"/>
                <w:numId w:val="68"/>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Hiển thị toàn bộ tổng các chu kỳ mà các sản phẩm trong gói bán được cấu hình bên trên, không bao gồm các SKU thiết bị trả một lần, SKU đi kèm trả một lần và Phí đi kèm, đã bao gồm logic cấu hình giá nâng cao tặng tháng </w:t>
            </w:r>
          </w:p>
          <w:p w:rsidR="00000000" w:rsidDel="00000000" w:rsidP="00000000" w:rsidRDefault="00000000" w:rsidRPr="00000000" w14:paraId="00000813">
            <w:pPr>
              <w:numPr>
                <w:ilvl w:val="1"/>
                <w:numId w:val="68"/>
              </w:numPr>
              <w:spacing w:after="0" w:afterAutospacing="0" w:before="0" w:beforeAutospacing="0" w:line="276" w:lineRule="auto"/>
              <w:ind w:left="1440" w:hanging="360"/>
              <w:rPr>
                <w:color w:val="000000"/>
                <w:sz w:val="24"/>
                <w:szCs w:val="24"/>
              </w:rPr>
            </w:pPr>
            <w:r w:rsidDel="00000000" w:rsidR="00000000" w:rsidRPr="00000000">
              <w:rPr>
                <w:color w:val="000000"/>
                <w:sz w:val="24"/>
                <w:szCs w:val="24"/>
                <w:rtl w:val="0"/>
              </w:rPr>
              <w:t xml:space="preserve">Giá bán tạm tính theo từng chu kì = sum giá trị Tổng giá bán của toàn bộ các sản phẩm có cấu hình chu kì đó, không bao gồm các SKU thiết bị trả một lần, SKU đi kèm trả một lần và Phí đi kèm đã bao gồm logic cấu hình giá nâng cao tặng tháng</w:t>
            </w:r>
          </w:p>
          <w:p w:rsidR="00000000" w:rsidDel="00000000" w:rsidP="00000000" w:rsidRDefault="00000000" w:rsidRPr="00000000" w14:paraId="00000814">
            <w:pPr>
              <w:numPr>
                <w:ilvl w:val="1"/>
                <w:numId w:val="68"/>
              </w:numPr>
              <w:spacing w:after="240" w:before="0" w:beforeAutospacing="0" w:line="276" w:lineRule="auto"/>
              <w:ind w:left="1440" w:hanging="360"/>
              <w:rPr>
                <w:color w:val="000000"/>
                <w:sz w:val="24"/>
                <w:szCs w:val="24"/>
              </w:rPr>
            </w:pPr>
            <w:r w:rsidDel="00000000" w:rsidR="00000000" w:rsidRPr="00000000">
              <w:rPr>
                <w:color w:val="000000"/>
                <w:sz w:val="24"/>
                <w:szCs w:val="24"/>
                <w:rtl w:val="0"/>
              </w:rPr>
              <w:t xml:space="preserve">Nếu gói bán không có sản phẩm nào có Loại thanh toán = Có tính cước: Giá gói tạm tính= SUM cột Tổng giá bán của toàn bộ các sản phẩm Phí một lần trong gói bán, không bao gồm tiền Phí đi kèm</w:t>
            </w:r>
          </w:p>
          <w:p w:rsidR="00000000" w:rsidDel="00000000" w:rsidP="00000000" w:rsidRDefault="00000000" w:rsidRPr="00000000" w14:paraId="00000815">
            <w:pPr>
              <w:spacing w:after="240" w:before="240" w:line="276" w:lineRule="auto"/>
              <w:rPr>
                <w:color w:val="000000"/>
                <w:sz w:val="24"/>
                <w:szCs w:val="24"/>
              </w:rPr>
            </w:pPr>
            <w:r w:rsidDel="00000000" w:rsidR="00000000" w:rsidRPr="00000000">
              <w:rPr>
                <w:color w:val="000000"/>
                <w:sz w:val="24"/>
                <w:szCs w:val="24"/>
                <w:rtl w:val="0"/>
              </w:rPr>
              <w:t xml:space="preserve">Nhóm sản phẩm bán có SKU có Loại thanh toán = Có tính cước, giá gói tạm tính được xác định theo SKU mặc định trong nhóm SKU.</w:t>
            </w:r>
          </w:p>
        </w:tc>
      </w:tr>
    </w:tbl>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Style w:val="Heading3"/>
        <w:ind w:left="0" w:firstLine="0"/>
        <w:rPr>
          <w:rFonts w:ascii="Times New Roman" w:cs="Times New Roman" w:eastAsia="Times New Roman" w:hAnsi="Times New Roman"/>
          <w:color w:val="ff0000"/>
          <w:sz w:val="24"/>
          <w:szCs w:val="24"/>
        </w:rPr>
      </w:pPr>
      <w:bookmarkStart w:colFirst="0" w:colLast="0" w:name="_v09h3wgt7vgx" w:id="41"/>
      <w:bookmarkEnd w:id="41"/>
      <w:r w:rsidDel="00000000" w:rsidR="00000000" w:rsidRPr="00000000">
        <w:rPr>
          <w:rtl w:val="0"/>
        </w:rPr>
      </w:r>
    </w:p>
    <w:p w:rsidR="00000000" w:rsidDel="00000000" w:rsidP="00000000" w:rsidRDefault="00000000" w:rsidRPr="00000000" w14:paraId="00000818">
      <w:pPr>
        <w:rPr>
          <w:color w:val="000000"/>
        </w:rPr>
      </w:pPr>
      <w:commentRangeStart w:id="106"/>
      <w:commentRangeStart w:id="107"/>
      <w:r w:rsidDel="00000000" w:rsidR="00000000" w:rsidRPr="00000000">
        <w:rPr>
          <w:color w:val="ff0000"/>
          <w:rtl w:val="0"/>
        </w:rPr>
        <w:t xml:space="preserve">(U) </w:t>
      </w:r>
      <w:r w:rsidDel="00000000" w:rsidR="00000000" w:rsidRPr="00000000">
        <w:rPr>
          <w:color w:val="000000"/>
          <w:rtl w:val="0"/>
        </w:rPr>
        <w:t xml:space="preserve">Sau khi cấu hình nâng cao giá bán, tại màn xem chi tiết sẽ hiển thị như sau:</w:t>
      </w:r>
    </w:p>
    <w:p w:rsidR="00000000" w:rsidDel="00000000" w:rsidP="00000000" w:rsidRDefault="00000000" w:rsidRPr="00000000" w14:paraId="00000819">
      <w:pPr>
        <w:numPr>
          <w:ilvl w:val="0"/>
          <w:numId w:val="56"/>
        </w:numPr>
        <w:spacing w:after="0" w:afterAutospacing="0"/>
        <w:ind w:left="720" w:hanging="360"/>
        <w:rPr>
          <w:color w:val="000000"/>
        </w:rPr>
      </w:pPr>
      <w:r w:rsidDel="00000000" w:rsidR="00000000" w:rsidRPr="00000000">
        <w:rPr>
          <w:color w:val="000000"/>
          <w:rtl w:val="0"/>
        </w:rPr>
        <w:t xml:space="preserve">Với các dòng giá không cấu hình nâng cao: Không thay đổi so với phase 1 </w:t>
      </w:r>
    </w:p>
    <w:p w:rsidR="00000000" w:rsidDel="00000000" w:rsidP="00000000" w:rsidRDefault="00000000" w:rsidRPr="00000000" w14:paraId="0000081A">
      <w:pPr>
        <w:numPr>
          <w:ilvl w:val="0"/>
          <w:numId w:val="56"/>
        </w:numPr>
        <w:ind w:left="720" w:hanging="360"/>
        <w:rPr>
          <w:color w:val="000000"/>
        </w:rPr>
      </w:pPr>
      <w:r w:rsidDel="00000000" w:rsidR="00000000" w:rsidRPr="00000000">
        <w:rPr>
          <w:color w:val="000000"/>
          <w:sz w:val="24"/>
          <w:szCs w:val="24"/>
          <w:rtl w:val="0"/>
        </w:rPr>
        <w:t xml:space="preserve">Với các dòng giá có cấu hình nâng cao: Thêm hypertext “Giá bán nâng cao” bên dưới, khi bấm vào xổ ra pop-up để xem chi tiết cấu hình (ở dạng only view hoặc được phép edit tùy thuộc vào trạng thái phê duyệt dòng giá (xem chức năng Chỉnh sửa giá bán hoặc Tắt hoạt động giá bán)  </w:t>
      </w:r>
      <w:commentRangeEnd w:id="106"/>
      <w:r w:rsidDel="00000000" w:rsidR="00000000" w:rsidRPr="00000000">
        <w:commentReference w:id="106"/>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81B">
      <w:pPr>
        <w:rPr/>
      </w:pPr>
      <w:r w:rsidDel="00000000" w:rsidR="00000000" w:rsidRPr="00000000">
        <w:rPr/>
        <w:drawing>
          <wp:inline distB="114300" distT="114300" distL="114300" distR="114300">
            <wp:extent cx="5700713" cy="3045868"/>
            <wp:effectExtent b="0" l="0" r="0" t="0"/>
            <wp:docPr id="11"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00713" cy="3045868"/>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3"/>
        <w:ind w:left="0" w:firstLine="0"/>
        <w:rPr>
          <w:rFonts w:ascii="Times New Roman" w:cs="Times New Roman" w:eastAsia="Times New Roman" w:hAnsi="Times New Roman"/>
          <w:sz w:val="24"/>
          <w:szCs w:val="24"/>
        </w:rPr>
      </w:pPr>
      <w:bookmarkStart w:colFirst="0" w:colLast="0" w:name="_aaglmawjz5te" w:id="42"/>
      <w:bookmarkEnd w:id="42"/>
      <w:commentRangeStart w:id="108"/>
      <w:commentRangeStart w:id="109"/>
      <w:r w:rsidDel="00000000" w:rsidR="00000000" w:rsidRPr="00000000">
        <w:rPr>
          <w:rFonts w:ascii="Times New Roman" w:cs="Times New Roman" w:eastAsia="Times New Roman" w:hAnsi="Times New Roman"/>
          <w:color w:val="ff0000"/>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7. Chức năng Chỉnh sửa giá bán trước khi gửi duyệt   </w:t>
      </w:r>
    </w:p>
    <w:p w:rsidR="00000000" w:rsidDel="00000000" w:rsidP="00000000" w:rsidRDefault="00000000" w:rsidRPr="00000000" w14:paraId="0000081F">
      <w:pPr>
        <w:pStyle w:val="Heading4"/>
        <w:ind w:left="0" w:firstLine="720"/>
        <w:rPr>
          <w:color w:val="000000"/>
          <w:sz w:val="24"/>
          <w:szCs w:val="24"/>
        </w:rPr>
      </w:pPr>
      <w:bookmarkStart w:colFirst="0" w:colLast="0" w:name="_mrlasa1k2jj" w:id="43"/>
      <w:bookmarkEnd w:id="43"/>
      <w:r w:rsidDel="00000000" w:rsidR="00000000" w:rsidRPr="00000000">
        <w:rPr>
          <w:color w:val="000000"/>
          <w:sz w:val="24"/>
          <w:szCs w:val="24"/>
          <w:rtl w:val="0"/>
        </w:rPr>
        <w:t xml:space="preserve">7.1 Thông tin chung </w:t>
      </w:r>
    </w:p>
    <w:p w:rsidR="00000000" w:rsidDel="00000000" w:rsidP="00000000" w:rsidRDefault="00000000" w:rsidRPr="00000000" w14:paraId="00000820">
      <w:pPr>
        <w:pStyle w:val="Heading4"/>
        <w:ind w:left="1080" w:hanging="360"/>
        <w:rPr>
          <w:color w:val="000000"/>
          <w:sz w:val="24"/>
          <w:szCs w:val="24"/>
        </w:rPr>
      </w:pPr>
      <w:bookmarkStart w:colFirst="0" w:colLast="0" w:name="_6qj6b5dmx46l" w:id="44"/>
      <w:bookmarkEnd w:id="44"/>
      <w:r w:rsidDel="00000000" w:rsidR="00000000" w:rsidRPr="00000000">
        <w:rPr>
          <w:color w:val="000000"/>
          <w:sz w:val="24"/>
          <w:szCs w:val="24"/>
          <w:rtl w:val="0"/>
        </w:rPr>
        <w:t xml:space="preserve">7.2 Luồng nghiệp vụ </w:t>
      </w:r>
    </w:p>
    <w:p w:rsidR="00000000" w:rsidDel="00000000" w:rsidP="00000000" w:rsidRDefault="00000000" w:rsidRPr="00000000" w14:paraId="00000821">
      <w:pPr>
        <w:numPr>
          <w:ilvl w:val="0"/>
          <w:numId w:val="80"/>
        </w:numPr>
        <w:spacing w:after="0" w:afterAutospacing="0"/>
        <w:ind w:left="720" w:hanging="360"/>
        <w:rPr>
          <w:color w:val="000000"/>
          <w:sz w:val="24"/>
          <w:szCs w:val="24"/>
        </w:rPr>
      </w:pPr>
      <w:r w:rsidDel="00000000" w:rsidR="00000000" w:rsidRPr="00000000">
        <w:rPr>
          <w:color w:val="000000"/>
          <w:sz w:val="24"/>
          <w:szCs w:val="24"/>
          <w:rtl w:val="0"/>
        </w:rPr>
        <w:t xml:space="preserve">Điều kiện để được chỉnh sửa: </w:t>
      </w:r>
    </w:p>
    <w:p w:rsidR="00000000" w:rsidDel="00000000" w:rsidP="00000000" w:rsidRDefault="00000000" w:rsidRPr="00000000" w14:paraId="00000822">
      <w:pPr>
        <w:numPr>
          <w:ilvl w:val="1"/>
          <w:numId w:val="80"/>
        </w:numPr>
        <w:spacing w:after="0" w:afterAutospacing="0"/>
        <w:ind w:left="1440" w:hanging="360"/>
        <w:rPr>
          <w:color w:val="000000"/>
          <w:sz w:val="24"/>
          <w:szCs w:val="24"/>
        </w:rPr>
      </w:pPr>
      <w:r w:rsidDel="00000000" w:rsidR="00000000" w:rsidRPr="00000000">
        <w:rPr>
          <w:color w:val="000000"/>
          <w:sz w:val="24"/>
          <w:szCs w:val="24"/>
          <w:rtl w:val="0"/>
        </w:rPr>
        <w:t xml:space="preserve">Giá bán ở trạng thái phê duyệt = Nháp </w:t>
      </w:r>
    </w:p>
    <w:p w:rsidR="00000000" w:rsidDel="00000000" w:rsidP="00000000" w:rsidRDefault="00000000" w:rsidRPr="00000000" w14:paraId="00000823">
      <w:pPr>
        <w:numPr>
          <w:ilvl w:val="1"/>
          <w:numId w:val="80"/>
        </w:numPr>
        <w:ind w:left="1440" w:hanging="360"/>
        <w:rPr>
          <w:color w:val="000000"/>
          <w:sz w:val="24"/>
          <w:szCs w:val="24"/>
        </w:rPr>
      </w:pPr>
      <w:r w:rsidDel="00000000" w:rsidR="00000000" w:rsidRPr="00000000">
        <w:rPr>
          <w:color w:val="000000"/>
          <w:sz w:val="24"/>
          <w:szCs w:val="24"/>
          <w:rtl w:val="0"/>
        </w:rPr>
        <w:t xml:space="preserve">Các chức năng chỉnh sửa tương tự như chức năng Tạo mới giá bán </w:t>
      </w:r>
      <w:r w:rsidDel="00000000" w:rsidR="00000000" w:rsidRPr="00000000">
        <w:rPr>
          <w:color w:val="ff0000"/>
          <w:sz w:val="24"/>
          <w:szCs w:val="24"/>
          <w:rtl w:val="0"/>
        </w:rPr>
        <w:t xml:space="preserve">(bao gồm: Sửa thông tin chung, chi tiết bán và cấu hình giá bán nâng cao) </w:t>
      </w:r>
      <w:r w:rsidDel="00000000" w:rsidR="00000000" w:rsidRPr="00000000">
        <w:rPr>
          <w:color w:val="000000"/>
          <w:sz w:val="24"/>
          <w:szCs w:val="24"/>
          <w:rtl w:val="0"/>
        </w:rPr>
        <w:t xml:space="preserve">, tham chiếu đến luồng nghiệp vụ chức năng Tạo mới giá bán </w:t>
      </w:r>
      <w:commentRangeEnd w:id="108"/>
      <w:r w:rsidDel="00000000" w:rsidR="00000000" w:rsidRPr="00000000">
        <w:commentReference w:id="108"/>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824">
      <w:pPr>
        <w:rPr>
          <w:color w:val="000000"/>
          <w:sz w:val="24"/>
          <w:szCs w:val="24"/>
        </w:rPr>
      </w:pPr>
      <w:r w:rsidDel="00000000" w:rsidR="00000000" w:rsidRPr="00000000">
        <w:rPr>
          <w:color w:val="000000"/>
          <w:sz w:val="24"/>
          <w:szCs w:val="24"/>
          <w:rtl w:val="0"/>
        </w:rPr>
        <w:t xml:space="preserve">- Trigger: Khi người dùng bấm nút Cập nhật bên trang danh sách Giá bán hoặc icon Edit trong trang chi tiết giá bán. </w:t>
        <w:br w:type="textWrapping"/>
        <w:t xml:space="preserve">- Action: Hệ thống sẽ cập nhật thông tin mới nhất sau khi cập nhật </w:t>
      </w:r>
    </w:p>
    <w:p w:rsidR="00000000" w:rsidDel="00000000" w:rsidP="00000000" w:rsidRDefault="00000000" w:rsidRPr="00000000" w14:paraId="00000825">
      <w:pPr>
        <w:rPr>
          <w:color w:val="000000"/>
          <w:sz w:val="24"/>
          <w:szCs w:val="24"/>
        </w:rPr>
      </w:pPr>
      <w:commentRangeStart w:id="110"/>
      <w:r w:rsidDel="00000000" w:rsidR="00000000" w:rsidRPr="00000000">
        <w:rPr>
          <w:color w:val="000000"/>
          <w:sz w:val="24"/>
          <w:szCs w:val="24"/>
          <w:rtl w:val="0"/>
        </w:rPr>
        <w:t xml:space="preserve">- Business Rule: Không cho phép chọn lại gói bán, Trường gói bán read-only  </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826">
      <w:pPr>
        <w:pStyle w:val="Heading4"/>
        <w:ind w:left="1080" w:hanging="360"/>
        <w:rPr>
          <w:color w:val="000000"/>
          <w:sz w:val="24"/>
          <w:szCs w:val="24"/>
        </w:rPr>
      </w:pPr>
      <w:bookmarkStart w:colFirst="0" w:colLast="0" w:name="_acy8ibbyimkv" w:id="45"/>
      <w:bookmarkEnd w:id="45"/>
      <w:r w:rsidDel="00000000" w:rsidR="00000000" w:rsidRPr="00000000">
        <w:rPr>
          <w:color w:val="000000"/>
          <w:sz w:val="24"/>
          <w:szCs w:val="24"/>
          <w:rtl w:val="0"/>
        </w:rPr>
        <w:t xml:space="preserve">7.3 Giao diện</w:t>
      </w:r>
    </w:p>
    <w:p w:rsidR="00000000" w:rsidDel="00000000" w:rsidP="00000000" w:rsidRDefault="00000000" w:rsidRPr="00000000" w14:paraId="00000827">
      <w:pPr>
        <w:numPr>
          <w:ilvl w:val="0"/>
          <w:numId w:val="83"/>
        </w:numPr>
        <w:ind w:left="720" w:hanging="360"/>
        <w:rPr>
          <w:color w:val="000000"/>
          <w:sz w:val="24"/>
          <w:szCs w:val="24"/>
        </w:rPr>
      </w:pPr>
      <w:r w:rsidDel="00000000" w:rsidR="00000000" w:rsidRPr="00000000">
        <w:rPr>
          <w:color w:val="000000"/>
          <w:sz w:val="24"/>
          <w:szCs w:val="24"/>
          <w:rtl w:val="0"/>
        </w:rPr>
        <w:t xml:space="preserve">Tham chiếu đến màn giao diện màn Tạo mới giá bán </w:t>
      </w:r>
      <w:r w:rsidDel="00000000" w:rsidR="00000000" w:rsidRPr="00000000">
        <w:rPr>
          <w:rtl w:val="0"/>
        </w:rPr>
      </w:r>
    </w:p>
    <w:p w:rsidR="00000000" w:rsidDel="00000000" w:rsidP="00000000" w:rsidRDefault="00000000" w:rsidRPr="00000000" w14:paraId="00000828">
      <w:pPr>
        <w:ind w:left="720" w:firstLine="0"/>
        <w:rPr/>
      </w:pPr>
      <w:r w:rsidDel="00000000" w:rsidR="00000000" w:rsidRPr="00000000">
        <w:rPr/>
        <w:drawing>
          <wp:inline distB="114300" distT="114300" distL="114300" distR="114300">
            <wp:extent cx="6700838" cy="5604823"/>
            <wp:effectExtent b="0" l="0" r="0" t="0"/>
            <wp:docPr id="2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6700838" cy="5604823"/>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rPr/>
      </w:pPr>
      <w:r w:rsidDel="00000000" w:rsidR="00000000" w:rsidRPr="00000000">
        <w:rPr/>
        <w:drawing>
          <wp:inline distB="114300" distT="114300" distL="114300" distR="114300">
            <wp:extent cx="6510338" cy="5242838"/>
            <wp:effectExtent b="0" l="0" r="0" t="0"/>
            <wp:docPr id="1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6510338" cy="5242838"/>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pStyle w:val="Heading3"/>
        <w:ind w:left="0" w:firstLine="0"/>
        <w:rPr>
          <w:rFonts w:ascii="Times New Roman" w:cs="Times New Roman" w:eastAsia="Times New Roman" w:hAnsi="Times New Roman"/>
          <w:sz w:val="24"/>
          <w:szCs w:val="24"/>
        </w:rPr>
      </w:pPr>
      <w:bookmarkStart w:colFirst="0" w:colLast="0" w:name="_30cs3ajre59w" w:id="46"/>
      <w:bookmarkEnd w:id="46"/>
      <w:r w:rsidDel="00000000" w:rsidR="00000000" w:rsidRPr="00000000">
        <w:rPr>
          <w:rFonts w:ascii="Times New Roman" w:cs="Times New Roman" w:eastAsia="Times New Roman" w:hAnsi="Times New Roman"/>
          <w:sz w:val="24"/>
          <w:szCs w:val="24"/>
          <w:rtl w:val="0"/>
        </w:rPr>
        <w:t xml:space="preserve">8. Chức năng Gửi duyệt giá bán trên ECP   </w:t>
      </w:r>
    </w:p>
    <w:p w:rsidR="00000000" w:rsidDel="00000000" w:rsidP="00000000" w:rsidRDefault="00000000" w:rsidRPr="00000000" w14:paraId="0000082B">
      <w:pPr>
        <w:pStyle w:val="Heading4"/>
        <w:ind w:left="0" w:firstLine="720"/>
        <w:rPr>
          <w:color w:val="000000"/>
          <w:sz w:val="24"/>
          <w:szCs w:val="24"/>
        </w:rPr>
      </w:pPr>
      <w:bookmarkStart w:colFirst="0" w:colLast="0" w:name="_jnhmtkda5np" w:id="47"/>
      <w:bookmarkEnd w:id="47"/>
      <w:r w:rsidDel="00000000" w:rsidR="00000000" w:rsidRPr="00000000">
        <w:rPr>
          <w:color w:val="000000"/>
          <w:sz w:val="24"/>
          <w:szCs w:val="24"/>
          <w:rtl w:val="0"/>
        </w:rPr>
        <w:t xml:space="preserve">8.1 Thông tin chung </w:t>
      </w:r>
    </w:p>
    <w:p w:rsidR="00000000" w:rsidDel="00000000" w:rsidP="00000000" w:rsidRDefault="00000000" w:rsidRPr="00000000" w14:paraId="0000082C">
      <w:pPr>
        <w:pStyle w:val="Heading4"/>
        <w:ind w:left="1080" w:hanging="360"/>
        <w:rPr>
          <w:color w:val="000000"/>
          <w:sz w:val="24"/>
          <w:szCs w:val="24"/>
        </w:rPr>
      </w:pPr>
      <w:bookmarkStart w:colFirst="0" w:colLast="0" w:name="_hvi501trcx9u" w:id="48"/>
      <w:bookmarkEnd w:id="48"/>
      <w:r w:rsidDel="00000000" w:rsidR="00000000" w:rsidRPr="00000000">
        <w:rPr>
          <w:color w:val="000000"/>
          <w:sz w:val="24"/>
          <w:szCs w:val="24"/>
          <w:rtl w:val="0"/>
        </w:rPr>
        <w:t xml:space="preserve">8.2  Luồng nghiệp vụ </w:t>
      </w:r>
    </w:p>
    <w:p w:rsidR="00000000" w:rsidDel="00000000" w:rsidP="00000000" w:rsidRDefault="00000000" w:rsidRPr="00000000" w14:paraId="0000082D">
      <w:pPr>
        <w:pStyle w:val="Heading4"/>
        <w:ind w:left="1080" w:hanging="360"/>
        <w:rPr>
          <w:color w:val="000000"/>
          <w:sz w:val="24"/>
          <w:szCs w:val="24"/>
        </w:rPr>
      </w:pPr>
      <w:bookmarkStart w:colFirst="0" w:colLast="0" w:name="_h8wn0394hrp0" w:id="49"/>
      <w:bookmarkEnd w:id="49"/>
      <w:r w:rsidDel="00000000" w:rsidR="00000000" w:rsidRPr="00000000">
        <w:rPr>
          <w:color w:val="000000"/>
          <w:sz w:val="24"/>
          <w:szCs w:val="24"/>
          <w:rtl w:val="0"/>
        </w:rPr>
        <w:t xml:space="preserve">  Luồng nghiệp vụ </w:t>
      </w:r>
    </w:p>
    <w:p w:rsidR="00000000" w:rsidDel="00000000" w:rsidP="00000000" w:rsidRDefault="00000000" w:rsidRPr="00000000" w14:paraId="0000082E">
      <w:pPr>
        <w:numPr>
          <w:ilvl w:val="0"/>
          <w:numId w:val="70"/>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Điều kiện</w:t>
      </w:r>
      <w:r w:rsidDel="00000000" w:rsidR="00000000" w:rsidRPr="00000000">
        <w:rPr>
          <w:color w:val="000000"/>
          <w:sz w:val="24"/>
          <w:szCs w:val="24"/>
          <w:rtl w:val="0"/>
        </w:rPr>
        <w:t xml:space="preserve">: Trạng thái giá bán = Hoạt động và trạng thái phê duyệt = Nháp</w:t>
      </w:r>
    </w:p>
    <w:p w:rsidR="00000000" w:rsidDel="00000000" w:rsidP="00000000" w:rsidRDefault="00000000" w:rsidRPr="00000000" w14:paraId="0000082F">
      <w:pPr>
        <w:numPr>
          <w:ilvl w:val="0"/>
          <w:numId w:val="70"/>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Trigger</w:t>
      </w:r>
      <w:r w:rsidDel="00000000" w:rsidR="00000000" w:rsidRPr="00000000">
        <w:rPr>
          <w:color w:val="000000"/>
          <w:sz w:val="24"/>
          <w:szCs w:val="24"/>
          <w:rtl w:val="0"/>
        </w:rPr>
        <w:t xml:space="preserve">: Khi người dùng bấm nút “Gửi phê duyệt” trên danh sách Giá bán hoặc trong màn hình Chi tiết Phê duyệt của giá bán  (xem giao diện mô tả bên dưới) </w:t>
      </w:r>
    </w:p>
    <w:p w:rsidR="00000000" w:rsidDel="00000000" w:rsidP="00000000" w:rsidRDefault="00000000" w:rsidRPr="00000000" w14:paraId="00000830">
      <w:pPr>
        <w:numPr>
          <w:ilvl w:val="0"/>
          <w:numId w:val="23"/>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Action</w:t>
      </w:r>
      <w:r w:rsidDel="00000000" w:rsidR="00000000" w:rsidRPr="00000000">
        <w:rPr>
          <w:color w:val="000000"/>
          <w:sz w:val="24"/>
          <w:szCs w:val="24"/>
          <w:rtl w:val="0"/>
        </w:rPr>
        <w:t xml:space="preserve">: Hệ thống sẽ </w:t>
      </w:r>
    </w:p>
    <w:p w:rsidR="00000000" w:rsidDel="00000000" w:rsidP="00000000" w:rsidRDefault="00000000" w:rsidRPr="00000000" w14:paraId="00000831">
      <w:pPr>
        <w:numPr>
          <w:ilvl w:val="1"/>
          <w:numId w:val="23"/>
        </w:numPr>
        <w:ind w:left="2160" w:hanging="360"/>
        <w:rPr>
          <w:color w:val="000000"/>
          <w:sz w:val="24"/>
          <w:szCs w:val="24"/>
        </w:rPr>
      </w:pPr>
      <w:r w:rsidDel="00000000" w:rsidR="00000000" w:rsidRPr="00000000">
        <w:rPr>
          <w:color w:val="000000"/>
          <w:sz w:val="24"/>
          <w:szCs w:val="24"/>
          <w:rtl w:val="0"/>
        </w:rPr>
        <w:t xml:space="preserve">Cập nhật trạng thái phê duyệt giá bán = “Chờ phê duyệt”, và không được chỉnh sửa thông tin Giá bán trừ tắt trạng thái hoạt động của gói bán sang “Ngưng hoạt động” </w:t>
      </w:r>
    </w:p>
    <w:p w:rsidR="00000000" w:rsidDel="00000000" w:rsidP="00000000" w:rsidRDefault="00000000" w:rsidRPr="00000000" w14:paraId="00000832">
      <w:pPr>
        <w:pStyle w:val="Heading4"/>
        <w:ind w:left="1080" w:hanging="360"/>
        <w:rPr>
          <w:color w:val="000000"/>
          <w:sz w:val="24"/>
          <w:szCs w:val="24"/>
        </w:rPr>
      </w:pPr>
      <w:bookmarkStart w:colFirst="0" w:colLast="0" w:name="_vkfqejbqytl1" w:id="50"/>
      <w:bookmarkEnd w:id="50"/>
      <w:r w:rsidDel="00000000" w:rsidR="00000000" w:rsidRPr="00000000">
        <w:rPr>
          <w:color w:val="000000"/>
          <w:sz w:val="24"/>
          <w:szCs w:val="24"/>
          <w:rtl w:val="0"/>
        </w:rPr>
        <w:t xml:space="preserve">8.3 Giao diện</w:t>
      </w:r>
    </w:p>
    <w:p w:rsidR="00000000" w:rsidDel="00000000" w:rsidP="00000000" w:rsidRDefault="00000000" w:rsidRPr="00000000" w14:paraId="00000833">
      <w:pPr>
        <w:numPr>
          <w:ilvl w:val="0"/>
          <w:numId w:val="85"/>
        </w:numPr>
        <w:ind w:left="1440" w:hanging="360"/>
      </w:pPr>
      <w:r w:rsidDel="00000000" w:rsidR="00000000" w:rsidRPr="00000000">
        <w:rPr>
          <w:rtl w:val="0"/>
        </w:rPr>
        <w:t xml:space="preserve">Ngoài danh sách giá bán: Click button Gửi duyệt -&gt; Hệ thống hiển thị Popup xác nhận Gửi duyệt</w:t>
      </w:r>
    </w:p>
    <w:p w:rsidR="00000000" w:rsidDel="00000000" w:rsidP="00000000" w:rsidRDefault="00000000" w:rsidRPr="00000000" w14:paraId="00000834">
      <w:pPr>
        <w:ind w:left="720" w:firstLine="720"/>
        <w:rPr>
          <w:color w:val="000000"/>
          <w:sz w:val="24"/>
          <w:szCs w:val="24"/>
        </w:rPr>
      </w:pPr>
      <w:r w:rsidDel="00000000" w:rsidR="00000000" w:rsidRPr="00000000">
        <w:rPr>
          <w:color w:val="000000"/>
          <w:sz w:val="24"/>
          <w:szCs w:val="24"/>
          <w:rtl w:val="0"/>
        </w:rPr>
        <w:t xml:space="preserve">Chỉ hiển thị icon ngoài Danh sách khi giá bán đủ điều kiện bấm Gửi duyệt theo định nghĩa bên trên </w:t>
      </w:r>
    </w:p>
    <w:p w:rsidR="00000000" w:rsidDel="00000000" w:rsidP="00000000" w:rsidRDefault="00000000" w:rsidRPr="00000000" w14:paraId="00000835">
      <w:pPr>
        <w:pStyle w:val="Heading4"/>
        <w:ind w:left="0"/>
        <w:rPr>
          <w:color w:val="000000"/>
          <w:sz w:val="24"/>
          <w:szCs w:val="24"/>
        </w:rPr>
      </w:pPr>
      <w:bookmarkStart w:colFirst="0" w:colLast="0" w:name="_guommrsb54mb" w:id="51"/>
      <w:bookmarkEnd w:id="51"/>
      <w:r w:rsidDel="00000000" w:rsidR="00000000" w:rsidRPr="00000000">
        <w:rPr>
          <w:color w:val="000000"/>
          <w:sz w:val="24"/>
          <w:szCs w:val="24"/>
          <w:rtl w:val="0"/>
        </w:rPr>
        <w:t xml:space="preserve"> </w:t>
      </w:r>
    </w:p>
    <w:p w:rsidR="00000000" w:rsidDel="00000000" w:rsidP="00000000" w:rsidRDefault="00000000" w:rsidRPr="00000000" w14:paraId="00000836">
      <w:pPr>
        <w:rPr/>
      </w:pPr>
      <w:r w:rsidDel="00000000" w:rsidR="00000000" w:rsidRPr="00000000">
        <w:rPr/>
        <w:drawing>
          <wp:inline distB="114300" distT="114300" distL="114300" distR="114300">
            <wp:extent cx="3990975" cy="2962275"/>
            <wp:effectExtent b="0" l="0" r="0" t="0"/>
            <wp:docPr id="9"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39909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numPr>
          <w:ilvl w:val="0"/>
          <w:numId w:val="85"/>
        </w:numPr>
        <w:ind w:left="1440" w:hanging="360"/>
      </w:pPr>
      <w:r w:rsidDel="00000000" w:rsidR="00000000" w:rsidRPr="00000000">
        <w:rPr>
          <w:rtl w:val="0"/>
        </w:rPr>
        <w:t xml:space="preserve">Hệ thống hiển thị popup xác nhận gửi duyệt </w:t>
      </w:r>
    </w:p>
    <w:p w:rsidR="00000000" w:rsidDel="00000000" w:rsidP="00000000" w:rsidRDefault="00000000" w:rsidRPr="00000000" w14:paraId="00000838">
      <w:pPr>
        <w:rPr/>
      </w:pPr>
      <w:r w:rsidDel="00000000" w:rsidR="00000000" w:rsidRPr="00000000">
        <w:rPr/>
        <w:drawing>
          <wp:inline distB="114300" distT="114300" distL="114300" distR="114300">
            <wp:extent cx="5829300" cy="3429000"/>
            <wp:effectExtent b="0" l="0" r="0" t="0"/>
            <wp:docPr id="18"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829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rPr>
          <w:color w:val="000000"/>
        </w:rPr>
      </w:pPr>
      <w:r w:rsidDel="00000000" w:rsidR="00000000" w:rsidRPr="00000000">
        <w:rPr>
          <w:color w:val="000000"/>
          <w:rtl w:val="0"/>
        </w:rPr>
        <w:t xml:space="preserve">Trong chi tiết màn hình Chờ phê duyệt: </w:t>
      </w:r>
    </w:p>
    <w:p w:rsidR="00000000" w:rsidDel="00000000" w:rsidP="00000000" w:rsidRDefault="00000000" w:rsidRPr="00000000" w14:paraId="0000083A">
      <w:pPr>
        <w:numPr>
          <w:ilvl w:val="0"/>
          <w:numId w:val="105"/>
        </w:numPr>
        <w:spacing w:after="0" w:afterAutospacing="0"/>
        <w:ind w:left="1440" w:hanging="360"/>
        <w:rPr>
          <w:color w:val="000000"/>
        </w:rPr>
      </w:pPr>
      <w:r w:rsidDel="00000000" w:rsidR="00000000" w:rsidRPr="00000000">
        <w:rPr>
          <w:color w:val="000000"/>
          <w:rtl w:val="0"/>
        </w:rPr>
        <w:t xml:space="preserve">Hiển thị ở cả 2 màn hình ở 2 bước  Cấu hình chung giá bán và chi tiết giá bán như trong Chức năng Tạo mới/ Chỉnh giá giá bán </w:t>
      </w:r>
    </w:p>
    <w:p w:rsidR="00000000" w:rsidDel="00000000" w:rsidP="00000000" w:rsidRDefault="00000000" w:rsidRPr="00000000" w14:paraId="0000083B">
      <w:pPr>
        <w:numPr>
          <w:ilvl w:val="0"/>
          <w:numId w:val="105"/>
        </w:numPr>
        <w:ind w:left="1440" w:hanging="360"/>
        <w:rPr>
          <w:color w:val="000000"/>
        </w:rPr>
      </w:pPr>
      <w:r w:rsidDel="00000000" w:rsidR="00000000" w:rsidRPr="00000000">
        <w:rPr>
          <w:color w:val="000000"/>
        </w:rPr>
        <w:drawing>
          <wp:inline distB="114300" distT="114300" distL="114300" distR="114300">
            <wp:extent cx="9257535" cy="6400800"/>
            <wp:effectExtent b="0" l="0" r="0" t="0"/>
            <wp:docPr id="1"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925753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rPr>
          <w:color w:val="000000"/>
        </w:rPr>
      </w:pPr>
      <w:r w:rsidDel="00000000" w:rsidR="00000000" w:rsidRPr="00000000">
        <w:rPr>
          <w:color w:val="000000"/>
        </w:rPr>
        <w:drawing>
          <wp:inline distB="114300" distT="114300" distL="114300" distR="114300">
            <wp:extent cx="9257535" cy="6350000"/>
            <wp:effectExtent b="0" l="0" r="0" t="0"/>
            <wp:docPr id="19"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9257535"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numPr>
          <w:ilvl w:val="0"/>
          <w:numId w:val="105"/>
        </w:numPr>
        <w:ind w:left="1440" w:hanging="360"/>
        <w:rPr>
          <w:color w:val="000000"/>
        </w:rPr>
      </w:pPr>
      <w:r w:rsidDel="00000000" w:rsidR="00000000" w:rsidRPr="00000000">
        <w:rPr>
          <w:color w:val="000000"/>
          <w:rtl w:val="0"/>
        </w:rPr>
        <w:t xml:space="preserve">Sau khi bấm Gửi duyệt văng lên pop-up xác nhận tương tự ở màn Danh sách</w:t>
      </w:r>
      <w:r w:rsidDel="00000000" w:rsidR="00000000" w:rsidRPr="00000000">
        <w:rPr>
          <w:rtl w:val="0"/>
        </w:rPr>
      </w:r>
    </w:p>
    <w:p w:rsidR="00000000" w:rsidDel="00000000" w:rsidP="00000000" w:rsidRDefault="00000000" w:rsidRPr="00000000" w14:paraId="0000083E">
      <w:pPr>
        <w:pStyle w:val="Heading3"/>
        <w:ind w:left="0" w:firstLine="0"/>
        <w:rPr>
          <w:rFonts w:ascii="Times New Roman" w:cs="Times New Roman" w:eastAsia="Times New Roman" w:hAnsi="Times New Roman"/>
          <w:sz w:val="24"/>
          <w:szCs w:val="24"/>
        </w:rPr>
      </w:pPr>
      <w:bookmarkStart w:colFirst="0" w:colLast="0" w:name="_7eqyqsl8rax" w:id="52"/>
      <w:bookmarkEnd w:id="52"/>
      <w:r w:rsidDel="00000000" w:rsidR="00000000" w:rsidRPr="00000000">
        <w:rPr>
          <w:rFonts w:ascii="Times New Roman" w:cs="Times New Roman" w:eastAsia="Times New Roman" w:hAnsi="Times New Roman"/>
          <w:sz w:val="24"/>
          <w:szCs w:val="24"/>
          <w:rtl w:val="0"/>
        </w:rPr>
        <w:t xml:space="preserve">9. Chức năng Phê duyệt/ Từ chối phê duyệt giá bán trên ECP   </w:t>
      </w:r>
    </w:p>
    <w:p w:rsidR="00000000" w:rsidDel="00000000" w:rsidP="00000000" w:rsidRDefault="00000000" w:rsidRPr="00000000" w14:paraId="0000083F">
      <w:pPr>
        <w:pStyle w:val="Heading4"/>
        <w:ind w:left="0" w:firstLine="720"/>
        <w:rPr>
          <w:color w:val="000000"/>
          <w:sz w:val="24"/>
          <w:szCs w:val="24"/>
        </w:rPr>
      </w:pPr>
      <w:bookmarkStart w:colFirst="0" w:colLast="0" w:name="_yb8968lcd0ze" w:id="53"/>
      <w:bookmarkEnd w:id="53"/>
      <w:r w:rsidDel="00000000" w:rsidR="00000000" w:rsidRPr="00000000">
        <w:rPr>
          <w:color w:val="000000"/>
          <w:sz w:val="24"/>
          <w:szCs w:val="24"/>
          <w:rtl w:val="0"/>
        </w:rPr>
        <w:t xml:space="preserve">9.1 Thông tin chung </w:t>
      </w:r>
    </w:p>
    <w:p w:rsidR="00000000" w:rsidDel="00000000" w:rsidP="00000000" w:rsidRDefault="00000000" w:rsidRPr="00000000" w14:paraId="00000840">
      <w:pPr>
        <w:pStyle w:val="Heading4"/>
        <w:ind w:left="1080" w:hanging="360"/>
        <w:rPr>
          <w:color w:val="000000"/>
          <w:sz w:val="24"/>
          <w:szCs w:val="24"/>
        </w:rPr>
      </w:pPr>
      <w:bookmarkStart w:colFirst="0" w:colLast="0" w:name="_grm9i88csd5b" w:id="54"/>
      <w:bookmarkEnd w:id="54"/>
      <w:r w:rsidDel="00000000" w:rsidR="00000000" w:rsidRPr="00000000">
        <w:rPr>
          <w:color w:val="000000"/>
          <w:sz w:val="24"/>
          <w:szCs w:val="24"/>
          <w:rtl w:val="0"/>
        </w:rPr>
        <w:t xml:space="preserve">9.2  Luồng nghiệp vụ </w:t>
      </w:r>
    </w:p>
    <w:p w:rsidR="00000000" w:rsidDel="00000000" w:rsidP="00000000" w:rsidRDefault="00000000" w:rsidRPr="00000000" w14:paraId="00000841">
      <w:pPr>
        <w:numPr>
          <w:ilvl w:val="0"/>
          <w:numId w:val="70"/>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Điều kiện</w:t>
      </w:r>
      <w:r w:rsidDel="00000000" w:rsidR="00000000" w:rsidRPr="00000000">
        <w:rPr>
          <w:color w:val="000000"/>
          <w:sz w:val="24"/>
          <w:szCs w:val="24"/>
          <w:rtl w:val="0"/>
        </w:rPr>
        <w:t xml:space="preserve">: Trạng thái giá bán = Hoạt động và trạng thái phê duyệt = Chờ phê duyệt </w:t>
      </w:r>
    </w:p>
    <w:p w:rsidR="00000000" w:rsidDel="00000000" w:rsidP="00000000" w:rsidRDefault="00000000" w:rsidRPr="00000000" w14:paraId="00000842">
      <w:pPr>
        <w:numPr>
          <w:ilvl w:val="0"/>
          <w:numId w:val="70"/>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Trigger</w:t>
      </w:r>
      <w:r w:rsidDel="00000000" w:rsidR="00000000" w:rsidRPr="00000000">
        <w:rPr>
          <w:color w:val="000000"/>
          <w:sz w:val="24"/>
          <w:szCs w:val="24"/>
          <w:rtl w:val="0"/>
        </w:rPr>
        <w:t xml:space="preserve">: Khi người dùng bấm nút “Phê duyệt” hoặc nút “Từ chối duyệt” trong màn hình Chi tiết Phê duyệt của giá bán  (xem giao diện mô tả bên dưới) </w:t>
      </w:r>
    </w:p>
    <w:p w:rsidR="00000000" w:rsidDel="00000000" w:rsidP="00000000" w:rsidRDefault="00000000" w:rsidRPr="00000000" w14:paraId="00000843">
      <w:pPr>
        <w:numPr>
          <w:ilvl w:val="0"/>
          <w:numId w:val="23"/>
        </w:numPr>
        <w:ind w:left="1440" w:hanging="360"/>
        <w:rPr>
          <w:color w:val="000000"/>
          <w:sz w:val="24"/>
          <w:szCs w:val="24"/>
        </w:rPr>
      </w:pPr>
      <w:r w:rsidDel="00000000" w:rsidR="00000000" w:rsidRPr="00000000">
        <w:rPr>
          <w:b w:val="1"/>
          <w:bCs w:val="1"/>
          <w:color w:val="000000"/>
          <w:sz w:val="24"/>
          <w:szCs w:val="24"/>
          <w:rtl w:val="0"/>
        </w:rPr>
        <w:t xml:space="preserve">Action</w:t>
      </w:r>
      <w:r w:rsidDel="00000000" w:rsidR="00000000" w:rsidRPr="00000000">
        <w:rPr>
          <w:color w:val="000000"/>
          <w:sz w:val="24"/>
          <w:szCs w:val="24"/>
          <w:rtl w:val="0"/>
        </w:rPr>
        <w:t xml:space="preserve">: </w:t>
      </w:r>
    </w:p>
    <w:tbl>
      <w:tblPr>
        <w:tblStyle w:val="Table22"/>
        <w:tblW w:w="14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10920"/>
        <w:tblGridChange w:id="0">
          <w:tblGrid>
            <w:gridCol w:w="3630"/>
            <w:gridCol w:w="10920"/>
          </w:tblGrid>
        </w:tblGridChange>
      </w:tblGrid>
      <w:tr>
        <w:trPr>
          <w:cantSplit w:val="0"/>
          <w:tblHeader w:val="0"/>
        </w:trPr>
        <w:tc>
          <w:tcPr/>
          <w:p w:rsidR="00000000" w:rsidDel="00000000" w:rsidP="00000000" w:rsidRDefault="00000000" w:rsidRPr="00000000" w14:paraId="00000844">
            <w:pPr>
              <w:widowControl w:val="0"/>
              <w:spacing w:after="0" w:line="240" w:lineRule="auto"/>
              <w:rPr>
                <w:color w:val="000000"/>
                <w:sz w:val="24"/>
                <w:szCs w:val="24"/>
              </w:rPr>
            </w:pPr>
            <w:r w:rsidDel="00000000" w:rsidR="00000000" w:rsidRPr="00000000">
              <w:rPr>
                <w:color w:val="000000"/>
                <w:sz w:val="24"/>
                <w:szCs w:val="24"/>
                <w:rtl w:val="0"/>
              </w:rPr>
              <w:t xml:space="preserve">Hành động </w:t>
            </w:r>
          </w:p>
        </w:tc>
        <w:tc>
          <w:tcPr/>
          <w:p w:rsidR="00000000" w:rsidDel="00000000" w:rsidP="00000000" w:rsidRDefault="00000000" w:rsidRPr="00000000" w14:paraId="00000845">
            <w:pPr>
              <w:widowControl w:val="0"/>
              <w:spacing w:after="0" w:line="240" w:lineRule="auto"/>
              <w:rPr>
                <w:color w:val="000000"/>
                <w:sz w:val="24"/>
                <w:szCs w:val="24"/>
              </w:rPr>
            </w:pPr>
            <w:r w:rsidDel="00000000" w:rsidR="00000000" w:rsidRPr="00000000">
              <w:rPr>
                <w:color w:val="000000"/>
                <w:sz w:val="24"/>
                <w:szCs w:val="24"/>
                <w:rtl w:val="0"/>
              </w:rPr>
              <w:t xml:space="preserve">Hệ thống xử lý </w:t>
            </w:r>
          </w:p>
        </w:tc>
      </w:tr>
      <w:tr>
        <w:trPr>
          <w:cantSplit w:val="0"/>
          <w:tblHeader w:val="0"/>
        </w:trPr>
        <w:tc>
          <w:tcPr/>
          <w:p w:rsidR="00000000" w:rsidDel="00000000" w:rsidP="00000000" w:rsidRDefault="00000000" w:rsidRPr="00000000" w14:paraId="00000846">
            <w:pPr>
              <w:widowControl w:val="0"/>
              <w:spacing w:after="0" w:line="240" w:lineRule="auto"/>
              <w:rPr>
                <w:color w:val="000000"/>
                <w:sz w:val="24"/>
                <w:szCs w:val="24"/>
              </w:rPr>
            </w:pPr>
            <w:r w:rsidDel="00000000" w:rsidR="00000000" w:rsidRPr="00000000">
              <w:rPr>
                <w:color w:val="000000"/>
                <w:sz w:val="24"/>
                <w:szCs w:val="24"/>
                <w:rtl w:val="0"/>
              </w:rPr>
              <w:t xml:space="preserve">Ấn button “Duyệt” </w:t>
            </w:r>
          </w:p>
        </w:tc>
        <w:tc>
          <w:tcPr/>
          <w:p w:rsidR="00000000" w:rsidDel="00000000" w:rsidP="00000000" w:rsidRDefault="00000000" w:rsidRPr="00000000" w14:paraId="00000847">
            <w:pPr>
              <w:widowControl w:val="0"/>
              <w:numPr>
                <w:ilvl w:val="0"/>
                <w:numId w:val="46"/>
              </w:numPr>
              <w:spacing w:after="0" w:line="240" w:lineRule="auto"/>
              <w:ind w:left="720" w:hanging="360"/>
              <w:rPr>
                <w:color w:val="000000"/>
                <w:sz w:val="24"/>
                <w:szCs w:val="24"/>
              </w:rPr>
            </w:pPr>
            <w:r w:rsidDel="00000000" w:rsidR="00000000" w:rsidRPr="00000000">
              <w:rPr>
                <w:color w:val="000000"/>
                <w:sz w:val="24"/>
                <w:szCs w:val="24"/>
                <w:rtl w:val="0"/>
              </w:rPr>
              <w:t xml:space="preserve">Cập nhật trạng thái phê duyệt giá bán = “Đã phê duyệt” </w:t>
            </w:r>
          </w:p>
          <w:p w:rsidR="00000000" w:rsidDel="00000000" w:rsidP="00000000" w:rsidRDefault="00000000" w:rsidRPr="00000000" w14:paraId="00000848">
            <w:pPr>
              <w:widowControl w:val="0"/>
              <w:spacing w:after="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849">
            <w:pPr>
              <w:numPr>
                <w:ilvl w:val="0"/>
                <w:numId w:val="46"/>
              </w:numPr>
              <w:ind w:left="720" w:hanging="360"/>
              <w:rPr>
                <w:color w:val="000000"/>
                <w:sz w:val="24"/>
                <w:szCs w:val="24"/>
              </w:rPr>
            </w:pPr>
            <w:r w:rsidDel="00000000" w:rsidR="00000000" w:rsidRPr="00000000">
              <w:rPr>
                <w:color w:val="000000"/>
                <w:sz w:val="24"/>
                <w:szCs w:val="24"/>
                <w:rtl w:val="0"/>
              </w:rPr>
              <w:t xml:space="preserve">Gửi thông tin xuống QLCS để tạo CSBH tương ứng với giá bán (chi tiết xem tại </w:t>
            </w:r>
            <w:r w:rsidDel="00000000" w:rsidR="00000000" w:rsidRPr="00000000">
              <w:rPr>
                <w:b w:val="1"/>
                <w:bCs w:val="1"/>
                <w:color w:val="000000"/>
                <w:sz w:val="24"/>
                <w:szCs w:val="24"/>
                <w:rtl w:val="0"/>
              </w:rPr>
              <w:t xml:space="preserve">Chức năng Đẩy giá bán xuống tạo CSBH dưới hệ thống QLCS</w:t>
            </w:r>
          </w:p>
          <w:p w:rsidR="00000000" w:rsidDel="00000000" w:rsidP="00000000" w:rsidRDefault="00000000" w:rsidRPr="00000000" w14:paraId="0000084A">
            <w:pPr>
              <w:widowControl w:val="0"/>
              <w:spacing w:after="0" w:line="240" w:lineRule="auto"/>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4B">
            <w:pPr>
              <w:widowControl w:val="0"/>
              <w:spacing w:after="0" w:line="240" w:lineRule="auto"/>
              <w:rPr>
                <w:color w:val="000000"/>
                <w:sz w:val="24"/>
                <w:szCs w:val="24"/>
              </w:rPr>
            </w:pPr>
            <w:r w:rsidDel="00000000" w:rsidR="00000000" w:rsidRPr="00000000">
              <w:rPr>
                <w:color w:val="000000"/>
                <w:sz w:val="24"/>
                <w:szCs w:val="24"/>
                <w:rtl w:val="0"/>
              </w:rPr>
              <w:t xml:space="preserve">Ấn button “Từ chối duyệt” </w:t>
            </w:r>
          </w:p>
        </w:tc>
        <w:tc>
          <w:tcPr/>
          <w:p w:rsidR="00000000" w:rsidDel="00000000" w:rsidP="00000000" w:rsidRDefault="00000000" w:rsidRPr="00000000" w14:paraId="0000084C">
            <w:pPr>
              <w:widowControl w:val="0"/>
              <w:numPr>
                <w:ilvl w:val="0"/>
                <w:numId w:val="46"/>
              </w:numPr>
              <w:spacing w:after="0" w:line="240" w:lineRule="auto"/>
              <w:ind w:left="720" w:hanging="360"/>
              <w:rPr>
                <w:color w:val="000000"/>
                <w:sz w:val="24"/>
                <w:szCs w:val="24"/>
              </w:rPr>
            </w:pPr>
            <w:r w:rsidDel="00000000" w:rsidR="00000000" w:rsidRPr="00000000">
              <w:rPr>
                <w:color w:val="000000"/>
                <w:sz w:val="24"/>
                <w:szCs w:val="24"/>
                <w:rtl w:val="0"/>
              </w:rPr>
              <w:t xml:space="preserve">Cập nhật trạng thái phê duyệt giá bán = “Từ chối duyệt” </w:t>
            </w:r>
          </w:p>
          <w:p w:rsidR="00000000" w:rsidDel="00000000" w:rsidP="00000000" w:rsidRDefault="00000000" w:rsidRPr="00000000" w14:paraId="0000084D">
            <w:pPr>
              <w:widowControl w:val="0"/>
              <w:spacing w:after="0" w:line="240" w:lineRule="auto"/>
              <w:rPr>
                <w:color w:val="000000"/>
                <w:sz w:val="24"/>
                <w:szCs w:val="24"/>
              </w:rPr>
            </w:pPr>
            <w:r w:rsidDel="00000000" w:rsidR="00000000" w:rsidRPr="00000000">
              <w:rPr>
                <w:rtl w:val="0"/>
              </w:rPr>
            </w:r>
          </w:p>
        </w:tc>
      </w:tr>
    </w:tbl>
    <w:p w:rsidR="00000000" w:rsidDel="00000000" w:rsidP="00000000" w:rsidRDefault="00000000" w:rsidRPr="00000000" w14:paraId="0000084E">
      <w:pPr>
        <w:rPr>
          <w:color w:val="000000"/>
          <w:sz w:val="24"/>
          <w:szCs w:val="24"/>
        </w:rPr>
      </w:pPr>
      <w:r w:rsidDel="00000000" w:rsidR="00000000" w:rsidRPr="00000000">
        <w:rPr>
          <w:rtl w:val="0"/>
        </w:rPr>
      </w:r>
    </w:p>
    <w:p w:rsidR="00000000" w:rsidDel="00000000" w:rsidP="00000000" w:rsidRDefault="00000000" w:rsidRPr="00000000" w14:paraId="0000084F">
      <w:pPr>
        <w:pStyle w:val="Heading4"/>
        <w:rPr/>
      </w:pPr>
      <w:bookmarkStart w:colFirst="0" w:colLast="0" w:name="_kq5mb0ekyavm" w:id="55"/>
      <w:bookmarkEnd w:id="55"/>
      <w:r w:rsidDel="00000000" w:rsidR="00000000" w:rsidRPr="00000000">
        <w:rPr>
          <w:rtl w:val="0"/>
        </w:rPr>
        <w:t xml:space="preserve">9.3. Giao diện </w:t>
      </w:r>
    </w:p>
    <w:p w:rsidR="00000000" w:rsidDel="00000000" w:rsidP="00000000" w:rsidRDefault="00000000" w:rsidRPr="00000000" w14:paraId="00000850">
      <w:pPr>
        <w:spacing w:after="60" w:before="60" w:line="276" w:lineRule="auto"/>
        <w:rPr>
          <w:b w:val="1"/>
          <w:bCs w:val="1"/>
          <w:i w:val="1"/>
          <w:iCs w:val="1"/>
          <w:color w:val="000000"/>
          <w:sz w:val="24"/>
          <w:szCs w:val="24"/>
        </w:rPr>
      </w:pPr>
      <w:r w:rsidDel="00000000" w:rsidR="00000000" w:rsidRPr="00000000">
        <w:rPr>
          <w:rtl w:val="0"/>
        </w:rPr>
      </w:r>
    </w:p>
    <w:tbl>
      <w:tblPr>
        <w:tblStyle w:val="Table23"/>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55"/>
        <w:gridCol w:w="1680"/>
        <w:gridCol w:w="1170"/>
        <w:gridCol w:w="1935"/>
        <w:gridCol w:w="7440"/>
        <w:tblGridChange w:id="0">
          <w:tblGrid>
            <w:gridCol w:w="675"/>
            <w:gridCol w:w="2055"/>
            <w:gridCol w:w="1680"/>
            <w:gridCol w:w="1170"/>
            <w:gridCol w:w="1935"/>
            <w:gridCol w:w="7440"/>
          </w:tblGrid>
        </w:tblGridChange>
      </w:tblGrid>
      <w:tr>
        <w:trPr>
          <w:cantSplit w:val="0"/>
          <w:trHeight w:val="315" w:hRule="atLeast"/>
          <w:tblHeader w:val="0"/>
        </w:trPr>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851">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85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853">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854">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855">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856">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7">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8">
            <w:pPr>
              <w:spacing w:after="0" w:before="240" w:line="276" w:lineRule="auto"/>
              <w:rPr>
                <w:color w:val="000000"/>
                <w:sz w:val="24"/>
                <w:szCs w:val="24"/>
              </w:rPr>
            </w:pPr>
            <w:r w:rsidDel="00000000" w:rsidR="00000000" w:rsidRPr="00000000">
              <w:rPr>
                <w:color w:val="000000"/>
                <w:sz w:val="24"/>
                <w:szCs w:val="24"/>
                <w:rtl w:val="0"/>
              </w:rPr>
              <w:t xml:space="preserve">Từ chối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9">
            <w:pPr>
              <w:spacing w:after="0" w:before="240" w:line="276" w:lineRule="auto"/>
              <w:jc w:val="center"/>
              <w:rPr>
                <w:color w:val="000000"/>
                <w:sz w:val="24"/>
                <w:szCs w:val="24"/>
              </w:rPr>
            </w:pPr>
            <w:r w:rsidDel="00000000" w:rsidR="00000000" w:rsidRPr="00000000">
              <w:rPr>
                <w:color w:val="000000"/>
                <w:sz w:val="24"/>
                <w:szCs w:val="24"/>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B">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C">
            <w:pPr>
              <w:spacing w:after="0" w:before="240" w:line="276" w:lineRule="auto"/>
              <w:rPr>
                <w:color w:val="000000"/>
                <w:sz w:val="24"/>
                <w:szCs w:val="24"/>
              </w:rPr>
            </w:pPr>
            <w:r w:rsidDel="00000000" w:rsidR="00000000" w:rsidRPr="00000000">
              <w:rPr>
                <w:color w:val="000000"/>
                <w:sz w:val="24"/>
                <w:szCs w:val="24"/>
                <w:rtl w:val="0"/>
              </w:rPr>
              <w:t xml:space="preserve">Click button Từ chối, hệ thống hiển thị popup xác nhận từ chối Duyệt giá bán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D">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E">
            <w:pPr>
              <w:spacing w:after="0" w:before="240" w:line="276" w:lineRule="auto"/>
              <w:rPr>
                <w:color w:val="000000"/>
                <w:sz w:val="24"/>
                <w:szCs w:val="24"/>
              </w:rPr>
            </w:pPr>
            <w:r w:rsidDel="00000000" w:rsidR="00000000" w:rsidRPr="00000000">
              <w:rPr>
                <w:color w:val="000000"/>
                <w:sz w:val="24"/>
                <w:szCs w:val="24"/>
                <w:rtl w:val="0"/>
              </w:rPr>
              <w:t xml:space="preserve">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5F">
            <w:pPr>
              <w:spacing w:after="0" w:before="240" w:line="276" w:lineRule="auto"/>
              <w:jc w:val="center"/>
              <w:rPr>
                <w:color w:val="000000"/>
                <w:sz w:val="24"/>
                <w:szCs w:val="24"/>
              </w:rPr>
            </w:pPr>
            <w:r w:rsidDel="00000000" w:rsidR="00000000" w:rsidRPr="00000000">
              <w:rPr>
                <w:color w:val="000000"/>
                <w:sz w:val="24"/>
                <w:szCs w:val="24"/>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862">
            <w:pPr>
              <w:spacing w:after="0" w:before="240" w:line="276" w:lineRule="auto"/>
              <w:rPr>
                <w:color w:val="000000"/>
                <w:sz w:val="24"/>
                <w:szCs w:val="24"/>
              </w:rPr>
            </w:pPr>
            <w:r w:rsidDel="00000000" w:rsidR="00000000" w:rsidRPr="00000000">
              <w:rPr>
                <w:color w:val="000000"/>
                <w:sz w:val="24"/>
                <w:szCs w:val="24"/>
                <w:rtl w:val="0"/>
              </w:rPr>
              <w:t xml:space="preserve">Click button Duyệt, hệ thống hiển thị popup Xác nhận Duyệt giá bán </w:t>
            </w:r>
          </w:p>
        </w:tc>
      </w:tr>
    </w:tbl>
    <w:p w:rsidR="00000000" w:rsidDel="00000000" w:rsidP="00000000" w:rsidRDefault="00000000" w:rsidRPr="00000000" w14:paraId="00000863">
      <w:pPr>
        <w:pStyle w:val="Heading3"/>
        <w:ind w:left="0" w:firstLine="0"/>
        <w:rPr/>
      </w:pPr>
      <w:bookmarkStart w:colFirst="0" w:colLast="0" w:name="_34pds27tnmw9" w:id="56"/>
      <w:bookmarkEnd w:id="56"/>
      <w:r w:rsidDel="00000000" w:rsidR="00000000" w:rsidRPr="00000000">
        <w:rPr>
          <w:rtl w:val="0"/>
        </w:rPr>
      </w:r>
    </w:p>
    <w:p w:rsidR="00000000" w:rsidDel="00000000" w:rsidP="00000000" w:rsidRDefault="00000000" w:rsidRPr="00000000" w14:paraId="00000864">
      <w:pPr>
        <w:rPr>
          <w:color w:val="000000"/>
          <w:sz w:val="24"/>
          <w:szCs w:val="24"/>
        </w:rPr>
      </w:pPr>
      <w:r w:rsidDel="00000000" w:rsidR="00000000" w:rsidRPr="00000000">
        <w:rPr/>
        <w:drawing>
          <wp:inline distB="114300" distT="114300" distL="114300" distR="114300">
            <wp:extent cx="7015163" cy="4972682"/>
            <wp:effectExtent b="0" l="0" r="0" t="0"/>
            <wp:docPr id="10"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7015163" cy="4972682"/>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rPr/>
      </w:pPr>
      <w:r w:rsidDel="00000000" w:rsidR="00000000" w:rsidRPr="00000000">
        <w:rPr/>
        <w:drawing>
          <wp:inline distB="114300" distT="114300" distL="114300" distR="114300">
            <wp:extent cx="6919913" cy="6604575"/>
            <wp:effectExtent b="0" l="0" r="0" t="0"/>
            <wp:docPr id="39"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6919913" cy="6604575"/>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pStyle w:val="Heading3"/>
        <w:ind w:left="0" w:firstLine="0"/>
        <w:rPr/>
      </w:pPr>
      <w:bookmarkStart w:colFirst="0" w:colLast="0" w:name="_mg9k9s7x1ucj" w:id="57"/>
      <w:bookmarkEnd w:id="57"/>
      <w:r w:rsidDel="00000000" w:rsidR="00000000" w:rsidRPr="00000000">
        <w:rPr>
          <w:rtl w:val="0"/>
        </w:rPr>
      </w:r>
    </w:p>
    <w:p w:rsidR="00000000" w:rsidDel="00000000" w:rsidP="00000000" w:rsidRDefault="00000000" w:rsidRPr="00000000" w14:paraId="00000867">
      <w:pPr>
        <w:pStyle w:val="Heading3"/>
        <w:ind w:left="0" w:firstLine="0"/>
        <w:rPr>
          <w:rFonts w:ascii="Times New Roman" w:cs="Times New Roman" w:eastAsia="Times New Roman" w:hAnsi="Times New Roman"/>
          <w:sz w:val="24"/>
          <w:szCs w:val="24"/>
        </w:rPr>
      </w:pPr>
      <w:bookmarkStart w:colFirst="0" w:colLast="0" w:name="_mk650lp29tbx" w:id="58"/>
      <w:bookmarkEnd w:id="58"/>
      <w:r w:rsidDel="00000000" w:rsidR="00000000" w:rsidRPr="00000000">
        <w:rPr>
          <w:rFonts w:ascii="Times New Roman" w:cs="Times New Roman" w:eastAsia="Times New Roman" w:hAnsi="Times New Roman"/>
          <w:sz w:val="24"/>
          <w:szCs w:val="24"/>
          <w:rtl w:val="0"/>
        </w:rPr>
        <w:t xml:space="preserve">(Update) 10. Chức năng Đẩy giá bán xuống tạo CSBH dưới hệ thống QLCS</w:t>
      </w:r>
    </w:p>
    <w:p w:rsidR="00000000" w:rsidDel="00000000" w:rsidP="00000000" w:rsidRDefault="00000000" w:rsidRPr="00000000" w14:paraId="00000868">
      <w:pPr>
        <w:pStyle w:val="Heading4"/>
        <w:ind w:left="0" w:firstLine="720"/>
        <w:rPr>
          <w:color w:val="000000"/>
          <w:sz w:val="24"/>
          <w:szCs w:val="24"/>
        </w:rPr>
      </w:pPr>
      <w:bookmarkStart w:colFirst="0" w:colLast="0" w:name="_mgn4a1q6jufm" w:id="59"/>
      <w:bookmarkEnd w:id="59"/>
      <w:r w:rsidDel="00000000" w:rsidR="00000000" w:rsidRPr="00000000">
        <w:rPr>
          <w:color w:val="000000"/>
          <w:sz w:val="24"/>
          <w:szCs w:val="24"/>
          <w:rtl w:val="0"/>
        </w:rPr>
        <w:t xml:space="preserve">10.1 Thông tin chung </w:t>
      </w:r>
    </w:p>
    <w:p w:rsidR="00000000" w:rsidDel="00000000" w:rsidP="00000000" w:rsidRDefault="00000000" w:rsidRPr="00000000" w14:paraId="00000869">
      <w:pPr>
        <w:pStyle w:val="Heading4"/>
        <w:ind w:left="1080" w:hanging="360"/>
        <w:rPr>
          <w:color w:val="000000"/>
          <w:sz w:val="24"/>
          <w:szCs w:val="24"/>
        </w:rPr>
      </w:pPr>
      <w:bookmarkStart w:colFirst="0" w:colLast="0" w:name="_jd8nyg2z5rob" w:id="60"/>
      <w:bookmarkEnd w:id="60"/>
      <w:r w:rsidDel="00000000" w:rsidR="00000000" w:rsidRPr="00000000">
        <w:rPr>
          <w:color w:val="000000"/>
          <w:sz w:val="24"/>
          <w:szCs w:val="24"/>
          <w:rtl w:val="0"/>
        </w:rPr>
        <w:t xml:space="preserve">10.2  Luồng nghiệp vụ </w:t>
      </w:r>
    </w:p>
    <w:p w:rsidR="00000000" w:rsidDel="00000000" w:rsidP="00000000" w:rsidRDefault="00000000" w:rsidRPr="00000000" w14:paraId="0000086A">
      <w:pPr>
        <w:numPr>
          <w:ilvl w:val="0"/>
          <w:numId w:val="16"/>
        </w:numPr>
        <w:spacing w:after="0" w:afterAutospacing="0"/>
        <w:ind w:left="1440" w:hanging="360"/>
        <w:rPr>
          <w:color w:val="000000"/>
          <w:sz w:val="24"/>
          <w:szCs w:val="24"/>
        </w:rPr>
      </w:pPr>
      <w:r w:rsidDel="00000000" w:rsidR="00000000" w:rsidRPr="00000000">
        <w:rPr>
          <w:color w:val="000000"/>
          <w:sz w:val="24"/>
          <w:szCs w:val="24"/>
          <w:rtl w:val="0"/>
        </w:rPr>
        <w:t xml:space="preserve">Điều kiện: Giá bán ở trạng thái “Hoạt động” </w:t>
      </w:r>
    </w:p>
    <w:p w:rsidR="00000000" w:rsidDel="00000000" w:rsidP="00000000" w:rsidRDefault="00000000" w:rsidRPr="00000000" w14:paraId="0000086B">
      <w:pPr>
        <w:numPr>
          <w:ilvl w:val="0"/>
          <w:numId w:val="16"/>
        </w:numPr>
        <w:spacing w:after="0" w:afterAutospacing="0"/>
        <w:ind w:left="1440" w:hanging="360"/>
        <w:rPr>
          <w:color w:val="000000"/>
          <w:sz w:val="24"/>
          <w:szCs w:val="24"/>
        </w:rPr>
      </w:pPr>
      <w:r w:rsidDel="00000000" w:rsidR="00000000" w:rsidRPr="00000000">
        <w:rPr>
          <w:color w:val="000000"/>
          <w:sz w:val="24"/>
          <w:szCs w:val="24"/>
          <w:rtl w:val="0"/>
        </w:rPr>
        <w:t xml:space="preserve">Trigger: Khi người dùng bấm nút “ Duyệt” -&gt; giá bán chuyển sang trạng thái phê duyệt “Đã phê duyệt” </w:t>
      </w:r>
    </w:p>
    <w:p w:rsidR="00000000" w:rsidDel="00000000" w:rsidP="00000000" w:rsidRDefault="00000000" w:rsidRPr="00000000" w14:paraId="0000086C">
      <w:pPr>
        <w:numPr>
          <w:ilvl w:val="0"/>
          <w:numId w:val="16"/>
        </w:numPr>
        <w:spacing w:after="0" w:afterAutospacing="0"/>
        <w:ind w:left="1440" w:hanging="360"/>
        <w:rPr>
          <w:color w:val="000000"/>
          <w:sz w:val="24"/>
          <w:szCs w:val="24"/>
        </w:rPr>
      </w:pPr>
      <w:r w:rsidDel="00000000" w:rsidR="00000000" w:rsidRPr="00000000">
        <w:rPr>
          <w:color w:val="000000"/>
          <w:sz w:val="24"/>
          <w:szCs w:val="24"/>
          <w:rtl w:val="0"/>
        </w:rPr>
        <w:t xml:space="preserve">Action: Hệ thống sẽ gửi thông tin chi tiết gói bán + mã chính sách đã nhập trên ECP (nếu có)</w:t>
      </w:r>
    </w:p>
    <w:p w:rsidR="00000000" w:rsidDel="00000000" w:rsidP="00000000" w:rsidRDefault="00000000" w:rsidRPr="00000000" w14:paraId="0000086D">
      <w:pPr>
        <w:numPr>
          <w:ilvl w:val="1"/>
          <w:numId w:val="16"/>
        </w:numPr>
        <w:spacing w:after="0" w:afterAutospacing="0"/>
        <w:ind w:left="2160" w:hanging="360"/>
        <w:rPr>
          <w:color w:val="000000"/>
          <w:sz w:val="24"/>
          <w:szCs w:val="24"/>
        </w:rPr>
      </w:pPr>
      <w:r w:rsidDel="00000000" w:rsidR="00000000" w:rsidRPr="00000000">
        <w:rPr>
          <w:color w:val="000000"/>
          <w:sz w:val="24"/>
          <w:szCs w:val="24"/>
          <w:rtl w:val="0"/>
        </w:rPr>
        <w:t xml:space="preserve">Nếu mã chính sách gửi xuống đã tồn tại: Không tạo CSBH dưới QLCS </w:t>
      </w:r>
    </w:p>
    <w:p w:rsidR="00000000" w:rsidDel="00000000" w:rsidP="00000000" w:rsidRDefault="00000000" w:rsidRPr="00000000" w14:paraId="0000086E">
      <w:pPr>
        <w:numPr>
          <w:ilvl w:val="1"/>
          <w:numId w:val="16"/>
        </w:numPr>
        <w:ind w:left="2160" w:hanging="360"/>
        <w:rPr>
          <w:color w:val="000000"/>
          <w:sz w:val="24"/>
          <w:szCs w:val="24"/>
        </w:rPr>
      </w:pPr>
      <w:r w:rsidDel="00000000" w:rsidR="00000000" w:rsidRPr="00000000">
        <w:rPr>
          <w:color w:val="000000"/>
          <w:sz w:val="24"/>
          <w:szCs w:val="24"/>
          <w:rtl w:val="0"/>
        </w:rPr>
        <w:t xml:space="preserve">Nếu không truyền xuống mã chính sách hoặc truyền xuống mã chính sách không tồn tại: Tạo mới mã CSBH theo thông tin gói bán truyền xuống (mô tả chi tiết ở bảng dưới) </w:t>
      </w:r>
    </w:p>
    <w:p w:rsidR="00000000" w:rsidDel="00000000" w:rsidP="00000000" w:rsidRDefault="00000000" w:rsidRPr="00000000" w14:paraId="0000086F">
      <w:pPr>
        <w:ind w:firstLine="720"/>
        <w:rPr>
          <w:b w:val="1"/>
          <w:bCs w:val="1"/>
          <w:i w:val="1"/>
          <w:iCs w:val="1"/>
          <w:color w:val="000000"/>
          <w:sz w:val="24"/>
          <w:szCs w:val="24"/>
        </w:rPr>
      </w:pPr>
      <w:r w:rsidDel="00000000" w:rsidR="00000000" w:rsidRPr="00000000">
        <w:rPr>
          <w:b w:val="1"/>
          <w:bCs w:val="1"/>
          <w:i w:val="1"/>
          <w:iCs w:val="1"/>
          <w:color w:val="000000"/>
          <w:sz w:val="24"/>
          <w:szCs w:val="24"/>
          <w:rtl w:val="0"/>
        </w:rPr>
        <w:t xml:space="preserve">Mapping thông tin đồng bộ từ ECP xuống QLCS (note: Dev tự define lại các thông tin cần truyền xuống QLCS để tạo thành công chính sách bán hàng theo các thông tin trong gói bán) </w:t>
      </w:r>
    </w:p>
    <w:p w:rsidR="00000000" w:rsidDel="00000000" w:rsidP="00000000" w:rsidRDefault="00000000" w:rsidRPr="00000000" w14:paraId="00000870">
      <w:pPr>
        <w:numPr>
          <w:ilvl w:val="0"/>
          <w:numId w:val="59"/>
        </w:numPr>
        <w:spacing w:after="0" w:afterAutospacing="0"/>
        <w:ind w:left="1440" w:hanging="360"/>
        <w:rPr>
          <w:color w:val="000000"/>
          <w:sz w:val="24"/>
          <w:szCs w:val="24"/>
        </w:rPr>
      </w:pPr>
      <w:r w:rsidDel="00000000" w:rsidR="00000000" w:rsidRPr="00000000">
        <w:rPr>
          <w:color w:val="000000"/>
          <w:sz w:val="24"/>
          <w:szCs w:val="24"/>
          <w:rtl w:val="0"/>
        </w:rPr>
        <w:t xml:space="preserve">Nếu toàn bộ SKU trong gói bán có Hình thức quản lý  = Thiết bị lẻ =&gt; truyền Nhóm CS = Kinh doanh, Loại CS = Mở rộng,  Loại chính sách là Sản phẩm </w:t>
      </w:r>
    </w:p>
    <w:p w:rsidR="00000000" w:rsidDel="00000000" w:rsidP="00000000" w:rsidRDefault="00000000" w:rsidRPr="00000000" w14:paraId="00000871">
      <w:pPr>
        <w:numPr>
          <w:ilvl w:val="0"/>
          <w:numId w:val="59"/>
        </w:numPr>
        <w:ind w:left="1440" w:hanging="360"/>
        <w:rPr>
          <w:b w:val="1"/>
          <w:bCs w:val="1"/>
          <w:color w:val="000000"/>
          <w:sz w:val="24"/>
          <w:szCs w:val="24"/>
        </w:rPr>
      </w:pPr>
      <w:r w:rsidDel="00000000" w:rsidR="00000000" w:rsidRPr="00000000">
        <w:rPr>
          <w:color w:val="000000"/>
          <w:sz w:val="24"/>
          <w:szCs w:val="24"/>
          <w:rtl w:val="0"/>
        </w:rPr>
        <w:t xml:space="preserve">Nếu tồn tại ít nhất 1 SKU trong gói bán Hình thức quản lý khác Thiết bị lẻ =&gt; truyền Nhóm CS = Kinh doanh, Loại CS = Mở rộng, Loại chính sách là Dịch vụ</w:t>
      </w:r>
      <w:r w:rsidDel="00000000" w:rsidR="00000000" w:rsidRPr="00000000">
        <w:rPr>
          <w:b w:val="1"/>
          <w:bCs w:val="1"/>
          <w:color w:val="000000"/>
          <w:sz w:val="24"/>
          <w:szCs w:val="24"/>
          <w:rtl w:val="0"/>
        </w:rPr>
        <w:t xml:space="preserve"> </w:t>
      </w:r>
      <w:r w:rsidDel="00000000" w:rsidR="00000000" w:rsidRPr="00000000">
        <w:rPr>
          <w:color w:val="000000"/>
          <w:sz w:val="24"/>
          <w:szCs w:val="24"/>
        </w:rPr>
        <w:drawing>
          <wp:inline distB="114300" distT="114300" distL="114300" distR="114300">
            <wp:extent cx="7162800" cy="1638300"/>
            <wp:effectExtent b="0" l="0" r="0" t="0"/>
            <wp:docPr id="15"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7162800" cy="1638300"/>
                    </a:xfrm>
                    <a:prstGeom prst="rect"/>
                    <a:ln/>
                  </pic:spPr>
                </pic:pic>
              </a:graphicData>
            </a:graphic>
          </wp:inline>
        </w:drawing>
      </w:r>
      <w:r w:rsidDel="00000000" w:rsidR="00000000" w:rsidRPr="00000000">
        <w:rPr>
          <w:rtl w:val="0"/>
        </w:rPr>
      </w:r>
    </w:p>
    <w:tbl>
      <w:tblPr>
        <w:tblStyle w:val="Table24"/>
        <w:tblW w:w="1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575"/>
        <w:gridCol w:w="990"/>
        <w:gridCol w:w="1185"/>
        <w:gridCol w:w="3465"/>
        <w:gridCol w:w="1440"/>
        <w:gridCol w:w="1185"/>
        <w:gridCol w:w="2640"/>
        <w:tblGridChange w:id="0">
          <w:tblGrid>
            <w:gridCol w:w="2100"/>
            <w:gridCol w:w="1575"/>
            <w:gridCol w:w="990"/>
            <w:gridCol w:w="1185"/>
            <w:gridCol w:w="3465"/>
            <w:gridCol w:w="1440"/>
            <w:gridCol w:w="1185"/>
            <w:gridCol w:w="264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2">
            <w:pPr>
              <w:rPr>
                <w:color w:val="000000"/>
                <w:sz w:val="20"/>
                <w:szCs w:val="20"/>
              </w:rPr>
            </w:pPr>
            <w:r w:rsidDel="00000000" w:rsidR="00000000" w:rsidRPr="00000000">
              <w:rPr>
                <w:b w:val="1"/>
                <w:bCs w:val="1"/>
                <w:color w:val="000000"/>
                <w:sz w:val="24"/>
                <w:szCs w:val="24"/>
                <w:rtl w:val="0"/>
              </w:rPr>
              <w:t xml:space="preserve">Nhóm thông tin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3">
            <w:pPr>
              <w:rPr>
                <w:color w:val="000000"/>
                <w:sz w:val="20"/>
                <w:szCs w:val="20"/>
              </w:rPr>
            </w:pPr>
            <w:r w:rsidDel="00000000" w:rsidR="00000000" w:rsidRPr="00000000">
              <w:rPr>
                <w:b w:val="1"/>
                <w:bCs w:val="1"/>
                <w:color w:val="000000"/>
                <w:sz w:val="24"/>
                <w:szCs w:val="24"/>
                <w:rtl w:val="0"/>
              </w:rPr>
              <w:t xml:space="preserve">Trường dữ liệu QLCS SPF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6">
            <w:pPr>
              <w:rPr>
                <w:color w:val="000000"/>
                <w:sz w:val="20"/>
                <w:szCs w:val="20"/>
              </w:rPr>
            </w:pPr>
            <w:r w:rsidDel="00000000" w:rsidR="00000000" w:rsidRPr="00000000">
              <w:rPr>
                <w:b w:val="1"/>
                <w:bCs w:val="1"/>
                <w:color w:val="000000"/>
                <w:sz w:val="24"/>
                <w:szCs w:val="24"/>
                <w:rtl w:val="0"/>
              </w:rPr>
              <w:t xml:space="preserve">Giá trị truyền từ ECP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7">
            <w:pPr>
              <w:rPr>
                <w:b w:val="1"/>
                <w:bCs w:val="1"/>
                <w:color w:val="000000"/>
                <w:sz w:val="20"/>
                <w:szCs w:val="20"/>
              </w:rPr>
            </w:pPr>
            <w:r w:rsidDel="00000000" w:rsidR="00000000" w:rsidRPr="00000000">
              <w:rPr>
                <w:b w:val="1"/>
                <w:bCs w:val="1"/>
                <w:color w:val="000000"/>
                <w:sz w:val="20"/>
                <w:szCs w:val="20"/>
                <w:rtl w:val="0"/>
              </w:rPr>
              <w:t xml:space="preserve">Ví dụ giá trị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8">
            <w:pPr>
              <w:rPr>
                <w:color w:val="000000"/>
                <w:sz w:val="20"/>
                <w:szCs w:val="20"/>
              </w:rPr>
            </w:pPr>
            <w:r w:rsidDel="00000000" w:rsidR="00000000" w:rsidRPr="00000000">
              <w:rPr>
                <w:b w:val="1"/>
                <w:bCs w:val="1"/>
                <w:color w:val="000000"/>
                <w:sz w:val="22"/>
                <w:szCs w:val="22"/>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9">
            <w:pPr>
              <w:rPr>
                <w:color w:val="000000"/>
                <w:sz w:val="20"/>
                <w:szCs w:val="20"/>
              </w:rPr>
            </w:pPr>
            <w:r w:rsidDel="00000000" w:rsidR="00000000" w:rsidRPr="00000000">
              <w:rPr>
                <w:b w:val="1"/>
                <w:bCs w:val="1"/>
                <w:color w:val="000000"/>
                <w:sz w:val="22"/>
                <w:szCs w:val="22"/>
                <w:rtl w:val="0"/>
              </w:rPr>
              <w:t xml:space="preserve">Ghi chú</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A">
            <w:pPr>
              <w:rPr>
                <w:color w:val="000000"/>
                <w:sz w:val="20"/>
                <w:szCs w:val="20"/>
              </w:rPr>
            </w:pPr>
            <w:r w:rsidDel="00000000" w:rsidR="00000000" w:rsidRPr="00000000">
              <w:rPr>
                <w:color w:val="000000"/>
                <w:sz w:val="24"/>
                <w:szCs w:val="24"/>
                <w:rtl w:val="0"/>
              </w:rPr>
              <w:t xml:space="preserve">Thông tin chung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7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7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7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7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7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1">
            <w:pPr>
              <w:rPr>
                <w:color w:val="000000"/>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3">
            <w:pPr>
              <w:rPr>
                <w:color w:val="000000"/>
                <w:sz w:val="20"/>
                <w:szCs w:val="20"/>
              </w:rPr>
            </w:pPr>
            <w:r w:rsidDel="00000000" w:rsidR="00000000" w:rsidRPr="00000000">
              <w:rPr>
                <w:color w:val="000000"/>
                <w:sz w:val="24"/>
                <w:szCs w:val="24"/>
                <w:rtl w:val="0"/>
              </w:rPr>
              <w:t xml:space="preserve">DecideCode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8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8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8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8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8">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9">
            <w:pPr>
              <w:rPr>
                <w:color w:val="000000"/>
                <w:sz w:val="20"/>
                <w:szCs w:val="20"/>
              </w:rPr>
            </w:pPr>
            <w:r w:rsidDel="00000000" w:rsidR="00000000" w:rsidRPr="00000000">
              <w:rPr>
                <w:color w:val="000000"/>
                <w:sz w:val="20"/>
                <w:szCs w:val="20"/>
                <w:rtl w:val="0"/>
              </w:rPr>
              <w:t xml:space="preserve">Hỏi xem ECP có cần điền không hay tự gen lại logic qlcs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B">
            <w:pPr>
              <w:rPr>
                <w:color w:val="000000"/>
                <w:sz w:val="20"/>
                <w:szCs w:val="20"/>
              </w:rPr>
            </w:pPr>
            <w:r w:rsidDel="00000000" w:rsidR="00000000" w:rsidRPr="00000000">
              <w:rPr>
                <w:color w:val="000000"/>
                <w:sz w:val="24"/>
                <w:szCs w:val="24"/>
                <w:rtl w:val="0"/>
              </w:rPr>
              <w:t xml:space="preserve">PolicyName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8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E">
            <w:pPr>
              <w:rPr>
                <w:color w:val="000000"/>
                <w:sz w:val="24"/>
                <w:szCs w:val="24"/>
              </w:rPr>
            </w:pPr>
            <w:r w:rsidDel="00000000" w:rsidR="00000000" w:rsidRPr="00000000">
              <w:rPr>
                <w:color w:val="000000"/>
                <w:sz w:val="24"/>
                <w:szCs w:val="24"/>
                <w:rtl w:val="0"/>
              </w:rPr>
              <w:t xml:space="preserve">Tự gen logic theo cấu trúc:</w:t>
            </w:r>
          </w:p>
          <w:p w:rsidR="00000000" w:rsidDel="00000000" w:rsidP="00000000" w:rsidRDefault="00000000" w:rsidRPr="00000000" w14:paraId="0000088F">
            <w:pPr>
              <w:rPr>
                <w:color w:val="000000"/>
                <w:sz w:val="20"/>
                <w:szCs w:val="20"/>
              </w:rPr>
            </w:pPr>
            <w:r w:rsidDel="00000000" w:rsidR="00000000" w:rsidRPr="00000000">
              <w:rPr>
                <w:color w:val="000000"/>
                <w:sz w:val="24"/>
                <w:szCs w:val="24"/>
                <w:rtl w:val="0"/>
              </w:rPr>
              <w:t xml:space="preserve">[ECOM] Tên gói bán - KV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0">
            <w:pPr>
              <w:rPr>
                <w:color w:val="000000"/>
                <w:sz w:val="20"/>
                <w:szCs w:val="20"/>
              </w:rPr>
            </w:pPr>
            <w:r w:rsidDel="00000000" w:rsidR="00000000" w:rsidRPr="00000000">
              <w:rPr>
                <w:color w:val="000000"/>
                <w:sz w:val="24"/>
                <w:szCs w:val="24"/>
                <w:rtl w:val="0"/>
              </w:rPr>
              <w:t xml:space="preserve">[ECOM] Giga VIP - Nội thành Hà Nội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1">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2">
            <w:pPr>
              <w:rPr>
                <w:color w:val="000000"/>
                <w:sz w:val="20"/>
                <w:szCs w:val="20"/>
              </w:rPr>
            </w:pPr>
            <w:r w:rsidDel="00000000" w:rsidR="00000000" w:rsidRPr="00000000">
              <w:rPr>
                <w:rtl w:val="0"/>
              </w:rPr>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4">
            <w:pPr>
              <w:rPr>
                <w:color w:val="000000"/>
                <w:sz w:val="20"/>
                <w:szCs w:val="20"/>
              </w:rPr>
            </w:pPr>
            <w:r w:rsidDel="00000000" w:rsidR="00000000" w:rsidRPr="00000000">
              <w:rPr>
                <w:color w:val="000000"/>
                <w:sz w:val="24"/>
                <w:szCs w:val="24"/>
                <w:rtl w:val="0"/>
              </w:rPr>
              <w:t xml:space="preserve">From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9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7">
            <w:pPr>
              <w:rPr>
                <w:color w:val="000000"/>
                <w:sz w:val="20"/>
                <w:szCs w:val="20"/>
              </w:rPr>
            </w:pPr>
            <w:r w:rsidDel="00000000" w:rsidR="00000000" w:rsidRPr="00000000">
              <w:rPr>
                <w:color w:val="000000"/>
                <w:sz w:val="24"/>
                <w:szCs w:val="24"/>
                <w:rtl w:val="0"/>
              </w:rPr>
              <w:t xml:space="preserve">Thời gian bắt đầu tương ứng theo cấu hình khu vực gói bán trên ECP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8">
            <w:pPr>
              <w:rPr>
                <w:color w:val="000000"/>
                <w:sz w:val="20"/>
                <w:szCs w:val="20"/>
              </w:rPr>
            </w:pPr>
            <w:r w:rsidDel="00000000" w:rsidR="00000000" w:rsidRPr="00000000">
              <w:rPr>
                <w:b w:val="1"/>
                <w:bCs w:val="1"/>
                <w:color w:val="000000"/>
                <w:sz w:val="24"/>
                <w:szCs w:val="24"/>
                <w:rtl w:val="0"/>
              </w:rPr>
              <w:t xml:space="preserve">Ngày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9">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A">
            <w:pPr>
              <w:rPr>
                <w:color w:val="000000"/>
                <w:sz w:val="20"/>
                <w:szCs w:val="20"/>
              </w:rPr>
            </w:pP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C">
            <w:pPr>
              <w:rPr>
                <w:color w:val="000000"/>
                <w:sz w:val="20"/>
                <w:szCs w:val="20"/>
              </w:rPr>
            </w:pPr>
            <w:r w:rsidDel="00000000" w:rsidR="00000000" w:rsidRPr="00000000">
              <w:rPr>
                <w:color w:val="000000"/>
                <w:sz w:val="24"/>
                <w:szCs w:val="24"/>
                <w:rtl w:val="0"/>
              </w:rPr>
              <w:t xml:space="preserve">To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9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9F">
            <w:pPr>
              <w:rPr>
                <w:color w:val="000000"/>
                <w:sz w:val="20"/>
                <w:szCs w:val="20"/>
              </w:rPr>
            </w:pPr>
            <w:r w:rsidDel="00000000" w:rsidR="00000000" w:rsidRPr="00000000">
              <w:rPr>
                <w:color w:val="000000"/>
                <w:sz w:val="24"/>
                <w:szCs w:val="24"/>
                <w:rtl w:val="0"/>
              </w:rPr>
              <w:t xml:space="preserve">Thời gian kết thúc tương ứng theo cấu hình khu vực gói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0">
            <w:pPr>
              <w:rPr>
                <w:color w:val="000000"/>
                <w:sz w:val="20"/>
                <w:szCs w:val="20"/>
              </w:rPr>
            </w:pPr>
            <w:r w:rsidDel="00000000" w:rsidR="00000000" w:rsidRPr="00000000">
              <w:rPr>
                <w:b w:val="1"/>
                <w:bCs w:val="1"/>
                <w:color w:val="000000"/>
                <w:sz w:val="24"/>
                <w:szCs w:val="24"/>
                <w:rtl w:val="0"/>
              </w:rPr>
              <w:t xml:space="preserve">Ngày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1">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2">
            <w:pPr>
              <w:rPr>
                <w:color w:val="000000"/>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4">
            <w:pPr>
              <w:rPr>
                <w:color w:val="000000"/>
                <w:sz w:val="20"/>
                <w:szCs w:val="20"/>
              </w:rPr>
            </w:pPr>
            <w:r w:rsidDel="00000000" w:rsidR="00000000" w:rsidRPr="00000000">
              <w:rPr>
                <w:color w:val="000000"/>
                <w:sz w:val="24"/>
                <w:szCs w:val="24"/>
                <w:rtl w:val="0"/>
              </w:rPr>
              <w:t xml:space="preserve">ReportType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7">
            <w:pPr>
              <w:rPr>
                <w:color w:val="000000"/>
                <w:sz w:val="20"/>
                <w:szCs w:val="20"/>
              </w:rPr>
            </w:pPr>
            <w:r w:rsidDel="00000000" w:rsidR="00000000" w:rsidRPr="00000000">
              <w:rPr>
                <w:color w:val="000000"/>
                <w:sz w:val="20"/>
                <w:szCs w:val="20"/>
                <w:rtl w:val="0"/>
              </w:rPr>
              <w:t xml:space="preserve">Mặc định truyền giá trị ECOM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8">
            <w:pPr>
              <w:rPr>
                <w:color w:val="000000"/>
                <w:sz w:val="20"/>
                <w:szCs w:val="20"/>
              </w:rPr>
            </w:pPr>
            <w:r w:rsidDel="00000000" w:rsidR="00000000" w:rsidRPr="00000000">
              <w:rPr>
                <w:color w:val="000000"/>
                <w:sz w:val="24"/>
                <w:szCs w:val="24"/>
                <w:rtl w:val="0"/>
              </w:rPr>
              <w:t xml:space="preserve">ECOM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9">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A">
            <w:pPr>
              <w:rPr>
                <w:color w:val="000000"/>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AC">
            <w:pPr>
              <w:rPr>
                <w:color w:val="000000"/>
                <w:sz w:val="20"/>
                <w:szCs w:val="20"/>
              </w:rPr>
            </w:pPr>
            <w:r w:rsidDel="00000000" w:rsidR="00000000" w:rsidRPr="00000000">
              <w:rPr>
                <w:color w:val="000000"/>
                <w:sz w:val="24"/>
                <w:szCs w:val="24"/>
                <w:rtl w:val="0"/>
              </w:rPr>
              <w:t xml:space="preserve">CrossSellingID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AF">
            <w:pPr>
              <w:rPr>
                <w:color w:val="000000"/>
                <w:sz w:val="20"/>
                <w:szCs w:val="20"/>
              </w:rPr>
            </w:pPr>
            <w:r w:rsidDel="00000000" w:rsidR="00000000" w:rsidRPr="00000000">
              <w:rPr>
                <w:color w:val="000000"/>
                <w:sz w:val="20"/>
                <w:szCs w:val="20"/>
                <w:rtl w:val="0"/>
              </w:rPr>
              <w:t xml:space="preserve">Mặc định truyền </w:t>
            </w:r>
            <w:r w:rsidDel="00000000" w:rsidR="00000000" w:rsidRPr="00000000">
              <w:rPr>
                <w:b w:val="1"/>
                <w:bCs w:val="1"/>
                <w:color w:val="000000"/>
                <w:sz w:val="20"/>
                <w:szCs w:val="20"/>
                <w:rtl w:val="0"/>
              </w:rPr>
              <w:t xml:space="preserve">Có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0">
            <w:pPr>
              <w:rPr>
                <w:color w:val="000000"/>
                <w:sz w:val="20"/>
                <w:szCs w:val="20"/>
              </w:rPr>
            </w:pPr>
            <w:r w:rsidDel="00000000" w:rsidR="00000000" w:rsidRPr="00000000">
              <w:rPr>
                <w:color w:val="000000"/>
                <w:sz w:val="20"/>
                <w:szCs w:val="20"/>
                <w:rtl w:val="0"/>
              </w:rPr>
              <w:t xml:space="preserve">Có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1">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2">
            <w:pPr>
              <w:rPr>
                <w:color w:val="000000"/>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4">
            <w:pPr>
              <w:rPr>
                <w:color w:val="000000"/>
                <w:sz w:val="20"/>
                <w:szCs w:val="20"/>
              </w:rPr>
            </w:pPr>
            <w:r w:rsidDel="00000000" w:rsidR="00000000" w:rsidRPr="00000000">
              <w:rPr>
                <w:color w:val="000000"/>
                <w:sz w:val="24"/>
                <w:szCs w:val="24"/>
                <w:rtl w:val="0"/>
              </w:rPr>
              <w:t xml:space="preserve">PolicyExtraType1IDs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B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B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7">
            <w:pPr>
              <w:rPr>
                <w:color w:val="000000"/>
                <w:sz w:val="20"/>
                <w:szCs w:val="20"/>
              </w:rPr>
            </w:pPr>
            <w:r w:rsidDel="00000000" w:rsidR="00000000" w:rsidRPr="00000000">
              <w:rPr>
                <w:color w:val="000000"/>
                <w:sz w:val="20"/>
                <w:szCs w:val="20"/>
                <w:rtl w:val="0"/>
              </w:rPr>
              <w:t xml:space="preserve">Mặc định truyền </w:t>
            </w:r>
            <w:r w:rsidDel="00000000" w:rsidR="00000000" w:rsidRPr="00000000">
              <w:rPr>
                <w:b w:val="1"/>
                <w:bCs w:val="1"/>
                <w:color w:val="000000"/>
                <w:sz w:val="20"/>
                <w:szCs w:val="20"/>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B8">
            <w:pPr>
              <w:rPr>
                <w:color w:val="000000"/>
                <w:sz w:val="20"/>
                <w:szCs w:val="20"/>
              </w:rPr>
            </w:pPr>
            <w:r w:rsidDel="00000000" w:rsidR="00000000" w:rsidRPr="00000000">
              <w:rPr>
                <w:color w:val="000000"/>
                <w:sz w:val="20"/>
                <w:szCs w:val="20"/>
                <w:rtl w:val="0"/>
              </w:rPr>
              <w:t xml:space="preserve">0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9">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A">
            <w:pPr>
              <w:rPr>
                <w:color w:val="000000"/>
                <w:sz w:val="20"/>
                <w:szCs w:val="20"/>
              </w:rPr>
            </w:pPr>
            <w:r w:rsidDel="00000000" w:rsidR="00000000" w:rsidRPr="00000000">
              <w:rPr>
                <w:color w:val="000000"/>
                <w:sz w:val="20"/>
                <w:szCs w:val="20"/>
                <w:rtl w:val="0"/>
              </w:rPr>
              <w:t xml:space="preserve">Dev tự define truyền xuống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C">
            <w:pPr>
              <w:rPr>
                <w:color w:val="000000"/>
                <w:sz w:val="20"/>
                <w:szCs w:val="20"/>
              </w:rPr>
            </w:pPr>
            <w:r w:rsidDel="00000000" w:rsidR="00000000" w:rsidRPr="00000000">
              <w:rPr>
                <w:color w:val="000000"/>
                <w:sz w:val="24"/>
                <w:szCs w:val="24"/>
                <w:rtl w:val="0"/>
              </w:rPr>
              <w:t xml:space="preserve">CustomerTypeIDs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B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B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BF">
            <w:pPr>
              <w:rPr>
                <w:color w:val="000000"/>
                <w:sz w:val="20"/>
                <w:szCs w:val="20"/>
              </w:rPr>
            </w:pPr>
            <w:r w:rsidDel="00000000" w:rsidR="00000000" w:rsidRPr="00000000">
              <w:rPr>
                <w:color w:val="000000"/>
                <w:sz w:val="20"/>
                <w:szCs w:val="20"/>
                <w:rtl w:val="0"/>
              </w:rPr>
              <w:t xml:space="preserve">Mặc định truyền giá trị </w:t>
            </w:r>
            <w:r w:rsidDel="00000000" w:rsidR="00000000" w:rsidRPr="00000000">
              <w:rPr>
                <w:b w:val="1"/>
                <w:bCs w:val="1"/>
                <w:color w:val="000000"/>
                <w:sz w:val="20"/>
                <w:szCs w:val="20"/>
                <w:rtl w:val="0"/>
              </w:rPr>
              <w:t xml:space="preserve">KH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0">
            <w:pPr>
              <w:rPr>
                <w:color w:val="000000"/>
                <w:sz w:val="20"/>
                <w:szCs w:val="20"/>
              </w:rPr>
            </w:pPr>
            <w:r w:rsidDel="00000000" w:rsidR="00000000" w:rsidRPr="00000000">
              <w:rPr>
                <w:color w:val="000000"/>
                <w:sz w:val="20"/>
                <w:szCs w:val="20"/>
                <w:rtl w:val="0"/>
              </w:rPr>
              <w:t xml:space="preserve">KH Mới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1">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2">
            <w:pPr>
              <w:rPr>
                <w:color w:val="000000"/>
                <w:sz w:val="20"/>
                <w:szCs w:val="20"/>
              </w:rPr>
            </w:pP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4">
            <w:pPr>
              <w:rPr>
                <w:color w:val="000000"/>
                <w:sz w:val="20"/>
                <w:szCs w:val="20"/>
              </w:rPr>
            </w:pPr>
            <w:r w:rsidDel="00000000" w:rsidR="00000000" w:rsidRPr="00000000">
              <w:rPr>
                <w:color w:val="000000"/>
                <w:sz w:val="24"/>
                <w:szCs w:val="24"/>
                <w:rtl w:val="0"/>
              </w:rPr>
              <w:t xml:space="preserve">ComboType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7">
            <w:pPr>
              <w:rPr>
                <w:color w:val="000000"/>
                <w:sz w:val="20"/>
                <w:szCs w:val="20"/>
              </w:rPr>
            </w:pPr>
            <w:r w:rsidDel="00000000" w:rsidR="00000000" w:rsidRPr="00000000">
              <w:rPr>
                <w:color w:val="000000"/>
                <w:sz w:val="20"/>
                <w:szCs w:val="20"/>
                <w:rtl w:val="0"/>
              </w:rPr>
              <w:t xml:space="preserve">tại thời điểm đẩy gói bán xuống tạo CSBH</w:t>
            </w:r>
          </w:p>
          <w:p w:rsidR="00000000" w:rsidDel="00000000" w:rsidP="00000000" w:rsidRDefault="00000000" w:rsidRPr="00000000" w14:paraId="000008C8">
            <w:pPr>
              <w:rPr>
                <w:b w:val="1"/>
                <w:bCs w:val="1"/>
                <w:color w:val="000000"/>
                <w:sz w:val="20"/>
                <w:szCs w:val="20"/>
              </w:rPr>
            </w:pPr>
            <w:r w:rsidDel="00000000" w:rsidR="00000000" w:rsidRPr="00000000">
              <w:rPr>
                <w:color w:val="000000"/>
                <w:sz w:val="20"/>
                <w:szCs w:val="20"/>
                <w:rtl w:val="0"/>
              </w:rPr>
              <w:t xml:space="preserve">Nếu toàn bộ SKU trong gói bán thuộc nhiều hơn 1 service -&gt; truyền giá trị </w:t>
            </w:r>
            <w:r w:rsidDel="00000000" w:rsidR="00000000" w:rsidRPr="00000000">
              <w:rPr>
                <w:b w:val="1"/>
                <w:bCs w:val="1"/>
                <w:color w:val="000000"/>
                <w:sz w:val="20"/>
                <w:szCs w:val="20"/>
                <w:rtl w:val="0"/>
              </w:rPr>
              <w:t xml:space="preserve">Combo</w:t>
            </w:r>
          </w:p>
          <w:p w:rsidR="00000000" w:rsidDel="00000000" w:rsidP="00000000" w:rsidRDefault="00000000" w:rsidRPr="00000000" w14:paraId="000008C9">
            <w:pPr>
              <w:rPr>
                <w:color w:val="000000"/>
                <w:sz w:val="20"/>
                <w:szCs w:val="20"/>
              </w:rPr>
            </w:pPr>
            <w:r w:rsidDel="00000000" w:rsidR="00000000" w:rsidRPr="00000000">
              <w:rPr>
                <w:color w:val="000000"/>
                <w:sz w:val="20"/>
                <w:szCs w:val="20"/>
                <w:rtl w:val="0"/>
              </w:rPr>
              <w:t xml:space="preserve">Nếu toàn bộ SKU trong gói bán chỉ thuộc 1 service -&gt; truyền giá trị </w:t>
            </w:r>
            <w:r w:rsidDel="00000000" w:rsidR="00000000" w:rsidRPr="00000000">
              <w:rPr>
                <w:b w:val="1"/>
                <w:bCs w:val="1"/>
                <w:color w:val="000000"/>
                <w:sz w:val="20"/>
                <w:szCs w:val="20"/>
                <w:rtl w:val="0"/>
              </w:rPr>
              <w:t xml:space="preserve">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A">
            <w:pPr>
              <w:rPr>
                <w:color w:val="000000"/>
                <w:sz w:val="20"/>
                <w:szCs w:val="20"/>
              </w:rPr>
            </w:pPr>
            <w:r w:rsidDel="00000000" w:rsidR="00000000" w:rsidRPr="00000000">
              <w:rPr>
                <w:color w:val="000000"/>
                <w:sz w:val="20"/>
                <w:szCs w:val="20"/>
                <w:rtl w:val="0"/>
              </w:rPr>
              <w:t xml:space="preserve">Only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B">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C">
            <w:pPr>
              <w:rPr>
                <w:color w:val="000000"/>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CE">
            <w:pPr>
              <w:rPr>
                <w:color w:val="000000"/>
                <w:sz w:val="20"/>
                <w:szCs w:val="20"/>
              </w:rPr>
            </w:pPr>
            <w:r w:rsidDel="00000000" w:rsidR="00000000" w:rsidRPr="00000000">
              <w:rPr>
                <w:color w:val="000000"/>
                <w:sz w:val="24"/>
                <w:szCs w:val="24"/>
                <w:rtl w:val="0"/>
              </w:rPr>
              <w:t xml:space="preserve">ServiceIDs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C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1">
            <w:pPr>
              <w:rPr>
                <w:color w:val="000000"/>
                <w:sz w:val="20"/>
                <w:szCs w:val="20"/>
              </w:rPr>
            </w:pPr>
            <w:r w:rsidDel="00000000" w:rsidR="00000000" w:rsidRPr="00000000">
              <w:rPr>
                <w:color w:val="000000"/>
                <w:sz w:val="20"/>
                <w:szCs w:val="20"/>
                <w:rtl w:val="0"/>
              </w:rPr>
              <w:t xml:space="preserve">tại thời điểm đẩy gói bán xuống tạo CSBH</w:t>
            </w:r>
          </w:p>
          <w:p w:rsidR="00000000" w:rsidDel="00000000" w:rsidP="00000000" w:rsidRDefault="00000000" w:rsidRPr="00000000" w14:paraId="000008D2">
            <w:pPr>
              <w:rPr>
                <w:color w:val="000000"/>
                <w:sz w:val="20"/>
                <w:szCs w:val="20"/>
              </w:rPr>
            </w:pPr>
            <w:r w:rsidDel="00000000" w:rsidR="00000000" w:rsidRPr="00000000">
              <w:rPr>
                <w:color w:val="000000"/>
                <w:sz w:val="20"/>
                <w:szCs w:val="20"/>
                <w:rtl w:val="0"/>
              </w:rPr>
              <w:t xml:space="preserve">Lấy ra service gắn với SKU của toàn bộ SKU trong gói bán và truyền xuống danh sách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3">
            <w:pPr>
              <w:rPr>
                <w:color w:val="000000"/>
                <w:sz w:val="20"/>
                <w:szCs w:val="20"/>
              </w:rPr>
            </w:pPr>
            <w:r w:rsidDel="00000000" w:rsidR="00000000" w:rsidRPr="00000000">
              <w:rPr>
                <w:color w:val="000000"/>
                <w:sz w:val="20"/>
                <w:szCs w:val="20"/>
                <w:rtl w:val="0"/>
              </w:rPr>
              <w:t xml:space="preserve">"Internet",</w:t>
            </w:r>
          </w:p>
          <w:p w:rsidR="00000000" w:rsidDel="00000000" w:rsidP="00000000" w:rsidRDefault="00000000" w:rsidRPr="00000000" w14:paraId="000008D4">
            <w:pPr>
              <w:rPr>
                <w:color w:val="000000"/>
                <w:sz w:val="20"/>
                <w:szCs w:val="20"/>
              </w:rPr>
            </w:pPr>
            <w:r w:rsidDel="00000000" w:rsidR="00000000" w:rsidRPr="00000000">
              <w:rPr>
                <w:color w:val="000000"/>
                <w:sz w:val="20"/>
                <w:szCs w:val="20"/>
                <w:rtl w:val="0"/>
              </w:rPr>
              <w:t xml:space="preserve">"FPT Play",</w:t>
            </w:r>
          </w:p>
          <w:p w:rsidR="00000000" w:rsidDel="00000000" w:rsidP="00000000" w:rsidRDefault="00000000" w:rsidRPr="00000000" w14:paraId="000008D5">
            <w:pPr>
              <w:rPr>
                <w:color w:val="000000"/>
                <w:sz w:val="20"/>
                <w:szCs w:val="20"/>
              </w:rPr>
            </w:pPr>
            <w:r w:rsidDel="00000000" w:rsidR="00000000" w:rsidRPr="00000000">
              <w:rPr>
                <w:color w:val="000000"/>
                <w:sz w:val="20"/>
                <w:szCs w:val="20"/>
                <w:rtl w:val="0"/>
              </w:rPr>
              <w:t xml:space="preserve">"FPT Camera Combo"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D6">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D7">
            <w:pPr>
              <w:rPr>
                <w:color w:val="000000"/>
                <w:sz w:val="20"/>
                <w:szCs w:val="20"/>
              </w:rPr>
            </w:pPr>
            <w:r w:rsidDel="00000000" w:rsidR="00000000" w:rsidRPr="00000000">
              <w:rPr>
                <w:color w:val="000000"/>
                <w:sz w:val="22"/>
                <w:szCs w:val="22"/>
                <w:rtl w:val="0"/>
              </w:rPr>
              <w:t xml:space="preserve">truyền list các dịch vụ gán với SKU trong gói bán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D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D9">
            <w:pPr>
              <w:rPr>
                <w:color w:val="000000"/>
                <w:sz w:val="20"/>
                <w:szCs w:val="20"/>
              </w:rPr>
            </w:pPr>
            <w:r w:rsidDel="00000000" w:rsidR="00000000" w:rsidRPr="00000000">
              <w:rPr>
                <w:color w:val="000000"/>
                <w:sz w:val="24"/>
                <w:szCs w:val="24"/>
                <w:rtl w:val="0"/>
              </w:rPr>
              <w:t xml:space="preserve">CusTypeL1IDs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C">
            <w:pPr>
              <w:rPr>
                <w:color w:val="000000"/>
                <w:sz w:val="20"/>
                <w:szCs w:val="20"/>
              </w:rPr>
            </w:pPr>
            <w:r w:rsidDel="00000000" w:rsidR="00000000" w:rsidRPr="00000000">
              <w:rPr>
                <w:color w:val="000000"/>
                <w:sz w:val="20"/>
                <w:szCs w:val="20"/>
                <w:rtl w:val="0"/>
              </w:rPr>
              <w:t xml:space="preserve">truyền các giá trị thuộc Loại khách hàng cấp 1 cấu hình ở gói bán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DD">
            <w:pPr>
              <w:rPr>
                <w:color w:val="000000"/>
                <w:sz w:val="20"/>
                <w:szCs w:val="20"/>
              </w:rPr>
            </w:pPr>
            <w:r w:rsidDel="00000000" w:rsidR="00000000" w:rsidRPr="00000000">
              <w:rPr>
                <w:color w:val="000000"/>
                <w:sz w:val="20"/>
                <w:szCs w:val="20"/>
                <w:rtl w:val="0"/>
              </w:rPr>
              <w:t xml:space="preserve">"Cá nhân",</w:t>
            </w:r>
          </w:p>
          <w:p w:rsidR="00000000" w:rsidDel="00000000" w:rsidP="00000000" w:rsidRDefault="00000000" w:rsidRPr="00000000" w14:paraId="000008DE">
            <w:pPr>
              <w:rPr>
                <w:color w:val="000000"/>
                <w:sz w:val="20"/>
                <w:szCs w:val="20"/>
              </w:rPr>
            </w:pPr>
            <w:r w:rsidDel="00000000" w:rsidR="00000000" w:rsidRPr="00000000">
              <w:rPr>
                <w:color w:val="000000"/>
                <w:sz w:val="20"/>
                <w:szCs w:val="20"/>
                <w:rtl w:val="0"/>
              </w:rPr>
              <w:t xml:space="preserve">"Tổ chức/Hộ kinh doanh"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DF">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E0">
            <w:pPr>
              <w:rPr>
                <w:color w:val="000000"/>
                <w:sz w:val="22"/>
                <w:szCs w:val="22"/>
              </w:rPr>
            </w:pPr>
            <w:r w:rsidDel="00000000" w:rsidR="00000000" w:rsidRPr="00000000">
              <w:rPr>
                <w:color w:val="000000"/>
                <w:sz w:val="22"/>
                <w:szCs w:val="22"/>
                <w:rtl w:val="0"/>
              </w:rPr>
              <w:t xml:space="preserve">Mặc định truyền toàn bộ giá trị đang có của nhóm khách hàng cấp 1 (mà QLCS đang có) xuống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E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E2">
            <w:pPr>
              <w:rPr>
                <w:color w:val="000000"/>
                <w:sz w:val="20"/>
                <w:szCs w:val="20"/>
              </w:rPr>
            </w:pPr>
            <w:r w:rsidDel="00000000" w:rsidR="00000000" w:rsidRPr="00000000">
              <w:rPr>
                <w:color w:val="000000"/>
                <w:sz w:val="24"/>
                <w:szCs w:val="24"/>
                <w:rtl w:val="0"/>
              </w:rPr>
              <w:t xml:space="preserve">CusTypeL2IDs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5">
            <w:pPr>
              <w:rPr>
                <w:color w:val="000000"/>
                <w:sz w:val="20"/>
                <w:szCs w:val="20"/>
              </w:rPr>
            </w:pPr>
            <w:r w:rsidDel="00000000" w:rsidR="00000000" w:rsidRPr="00000000">
              <w:rPr>
                <w:color w:val="000000"/>
                <w:sz w:val="20"/>
                <w:szCs w:val="20"/>
                <w:rtl w:val="0"/>
              </w:rPr>
              <w:t xml:space="preserve">truyền các giá trị thuộc Loại khách hàng cấp 2 cấu hình ở gói bán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6">
            <w:pPr>
              <w:rPr>
                <w:color w:val="000000"/>
                <w:sz w:val="20"/>
                <w:szCs w:val="20"/>
              </w:rPr>
            </w:pPr>
            <w:r w:rsidDel="00000000" w:rsidR="00000000" w:rsidRPr="00000000">
              <w:rPr>
                <w:color w:val="000000"/>
                <w:sz w:val="20"/>
                <w:szCs w:val="20"/>
                <w:rtl w:val="0"/>
              </w:rPr>
              <w:t xml:space="preserve">Gia đình",</w:t>
            </w:r>
          </w:p>
          <w:p w:rsidR="00000000" w:rsidDel="00000000" w:rsidP="00000000" w:rsidRDefault="00000000" w:rsidRPr="00000000" w14:paraId="000008E7">
            <w:pPr>
              <w:rPr>
                <w:color w:val="000000"/>
                <w:sz w:val="20"/>
                <w:szCs w:val="20"/>
              </w:rPr>
            </w:pPr>
            <w:r w:rsidDel="00000000" w:rsidR="00000000" w:rsidRPr="00000000">
              <w:rPr>
                <w:color w:val="000000"/>
                <w:sz w:val="20"/>
                <w:szCs w:val="20"/>
                <w:rtl w:val="0"/>
              </w:rPr>
              <w:t xml:space="preserve">"Học sinh, sinh viên",</w:t>
            </w:r>
          </w:p>
          <w:p w:rsidR="00000000" w:rsidDel="00000000" w:rsidP="00000000" w:rsidRDefault="00000000" w:rsidRPr="00000000" w14:paraId="000008E8">
            <w:pPr>
              <w:rPr>
                <w:color w:val="000000"/>
                <w:sz w:val="20"/>
                <w:szCs w:val="20"/>
              </w:rPr>
            </w:pPr>
            <w:r w:rsidDel="00000000" w:rsidR="00000000" w:rsidRPr="00000000">
              <w:rPr>
                <w:color w:val="000000"/>
                <w:sz w:val="20"/>
                <w:szCs w:val="20"/>
                <w:rtl w:val="0"/>
              </w:rPr>
              <w:t xml:space="preserve">"KH nước ngoài",</w:t>
            </w:r>
          </w:p>
          <w:p w:rsidR="00000000" w:rsidDel="00000000" w:rsidP="00000000" w:rsidRDefault="00000000" w:rsidRPr="00000000" w14:paraId="000008E9">
            <w:pPr>
              <w:rPr>
                <w:color w:val="000000"/>
                <w:sz w:val="20"/>
                <w:szCs w:val="20"/>
              </w:rPr>
            </w:pPr>
            <w:r w:rsidDel="00000000" w:rsidR="00000000" w:rsidRPr="00000000">
              <w:rPr>
                <w:color w:val="000000"/>
                <w:sz w:val="20"/>
                <w:szCs w:val="20"/>
                <w:rtl w:val="0"/>
              </w:rPr>
              <w:t xml:space="preserve">"Doanh nghiệp"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EA">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EB">
            <w:pPr>
              <w:rPr>
                <w:color w:val="000000"/>
                <w:sz w:val="22"/>
                <w:szCs w:val="22"/>
              </w:rPr>
            </w:pPr>
            <w:r w:rsidDel="00000000" w:rsidR="00000000" w:rsidRPr="00000000">
              <w:rPr>
                <w:color w:val="000000"/>
                <w:sz w:val="22"/>
                <w:szCs w:val="22"/>
                <w:rtl w:val="0"/>
              </w:rPr>
              <w:t xml:space="preserve">Mặc định truyền toàn bộ giá trị đang có của nhóm khách hàng cấp 2 (mà QLCS đang có) xuống </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E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ED">
            <w:pPr>
              <w:rPr>
                <w:color w:val="000000"/>
                <w:sz w:val="20"/>
                <w:szCs w:val="20"/>
              </w:rPr>
            </w:pPr>
            <w:r w:rsidDel="00000000" w:rsidR="00000000" w:rsidRPr="00000000">
              <w:rPr>
                <w:color w:val="000000"/>
                <w:sz w:val="24"/>
                <w:szCs w:val="24"/>
                <w:rtl w:val="0"/>
              </w:rPr>
              <w:t xml:space="preserve">ObjectTypeIDs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E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0">
            <w:pPr>
              <w:rPr>
                <w:color w:val="000000"/>
                <w:sz w:val="20"/>
                <w:szCs w:val="20"/>
              </w:rPr>
            </w:pPr>
            <w:r w:rsidDel="00000000" w:rsidR="00000000" w:rsidRPr="00000000">
              <w:rPr>
                <w:color w:val="000000"/>
                <w:sz w:val="20"/>
                <w:szCs w:val="20"/>
                <w:rtl w:val="0"/>
              </w:rPr>
              <w:t xml:space="preserve">mặc định truyền loại đối tượng Khác</w:t>
            </w:r>
          </w:p>
          <w:p w:rsidR="00000000" w:rsidDel="00000000" w:rsidP="00000000" w:rsidRDefault="00000000" w:rsidRPr="00000000" w14:paraId="000008F1">
            <w:pPr>
              <w:rPr>
                <w:color w:val="000000"/>
                <w:sz w:val="20"/>
                <w:szCs w:val="20"/>
              </w:rPr>
            </w:pPr>
            <w:r w:rsidDel="00000000" w:rsidR="00000000" w:rsidRPr="00000000">
              <w:rPr>
                <w:color w:val="000000"/>
                <w:sz w:val="20"/>
                <w:szCs w:val="20"/>
                <w:rtl w:val="0"/>
              </w:rPr>
              <w:t xml:space="preserve">(hiểu là áp dụng all)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2">
            <w:pPr>
              <w:rPr>
                <w:color w:val="000000"/>
                <w:sz w:val="20"/>
                <w:szCs w:val="20"/>
              </w:rPr>
            </w:pPr>
            <w:r w:rsidDel="00000000" w:rsidR="00000000" w:rsidRPr="00000000">
              <w:rPr>
                <w:color w:val="000000"/>
                <w:sz w:val="20"/>
                <w:szCs w:val="20"/>
                <w:rtl w:val="0"/>
              </w:rPr>
              <w:t xml:space="preserve">"Đối tượng khác"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3">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F4">
            <w:pPr>
              <w:rPr>
                <w:color w:val="000000"/>
                <w:sz w:val="22"/>
                <w:szCs w:val="22"/>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6">
            <w:pPr>
              <w:rPr>
                <w:color w:val="000000"/>
                <w:sz w:val="20"/>
                <w:szCs w:val="20"/>
              </w:rPr>
            </w:pPr>
            <w:r w:rsidDel="00000000" w:rsidR="00000000" w:rsidRPr="00000000">
              <w:rPr>
                <w:color w:val="000000"/>
                <w:sz w:val="24"/>
                <w:szCs w:val="24"/>
                <w:rtl w:val="0"/>
              </w:rPr>
              <w:t xml:space="preserve">SaleChannelIDs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9">
            <w:pPr>
              <w:rPr>
                <w:color w:val="000000"/>
                <w:sz w:val="20"/>
                <w:szCs w:val="20"/>
              </w:rPr>
            </w:pPr>
            <w:r w:rsidDel="00000000" w:rsidR="00000000" w:rsidRPr="00000000">
              <w:rPr>
                <w:color w:val="000000"/>
                <w:sz w:val="20"/>
                <w:szCs w:val="20"/>
                <w:rtl w:val="0"/>
              </w:rPr>
              <w:t xml:space="preserve">Mặc định truyền giá trị là DKOL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A">
            <w:pPr>
              <w:rPr>
                <w:color w:val="000000"/>
                <w:sz w:val="20"/>
                <w:szCs w:val="20"/>
              </w:rPr>
            </w:pPr>
            <w:r w:rsidDel="00000000" w:rsidR="00000000" w:rsidRPr="00000000">
              <w:rPr>
                <w:color w:val="000000"/>
                <w:sz w:val="20"/>
                <w:szCs w:val="20"/>
                <w:rtl w:val="0"/>
              </w:rPr>
              <w:t xml:space="preserve">“DKOL”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B">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C">
            <w:pPr>
              <w:rPr>
                <w:color w:val="000000"/>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FE">
            <w:pPr>
              <w:rPr>
                <w:color w:val="000000"/>
                <w:sz w:val="20"/>
                <w:szCs w:val="20"/>
              </w:rPr>
            </w:pPr>
            <w:r w:rsidDel="00000000" w:rsidR="00000000" w:rsidRPr="00000000">
              <w:rPr>
                <w:color w:val="000000"/>
                <w:sz w:val="24"/>
                <w:szCs w:val="24"/>
                <w:rtl w:val="0"/>
              </w:rPr>
              <w:t xml:space="preserve">SaleTeamL1IDs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8F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1">
            <w:pPr>
              <w:rPr>
                <w:color w:val="000000"/>
                <w:sz w:val="20"/>
                <w:szCs w:val="20"/>
              </w:rPr>
            </w:pPr>
            <w:r w:rsidDel="00000000" w:rsidR="00000000" w:rsidRPr="00000000">
              <w:rPr>
                <w:color w:val="000000"/>
                <w:sz w:val="20"/>
                <w:szCs w:val="20"/>
                <w:rtl w:val="0"/>
              </w:rPr>
              <w:t xml:space="preserve">truyền các giá trị thuộc Đơn vị bán hàng cấp 1 theo kênh chọn ở giá bán </w:t>
            </w:r>
          </w:p>
          <w:p w:rsidR="00000000" w:rsidDel="00000000" w:rsidP="00000000" w:rsidRDefault="00000000" w:rsidRPr="00000000" w14:paraId="00000902">
            <w:pPr>
              <w:rPr>
                <w:color w:val="000000"/>
                <w:sz w:val="20"/>
                <w:szCs w:val="20"/>
              </w:rPr>
            </w:pPr>
            <w:r w:rsidDel="00000000" w:rsidR="00000000" w:rsidRPr="00000000">
              <w:rPr>
                <w:color w:val="000000"/>
                <w:sz w:val="20"/>
                <w:szCs w:val="20"/>
                <w:rtl w:val="0"/>
              </w:rPr>
              <w:t xml:space="preserve"> Nếu là App -&gt; truyền HiFPT </w:t>
            </w:r>
          </w:p>
          <w:p w:rsidR="00000000" w:rsidDel="00000000" w:rsidP="00000000" w:rsidRDefault="00000000" w:rsidRPr="00000000" w14:paraId="00000903">
            <w:pPr>
              <w:rPr>
                <w:color w:val="000000"/>
                <w:sz w:val="20"/>
                <w:szCs w:val="20"/>
              </w:rPr>
            </w:pPr>
            <w:r w:rsidDel="00000000" w:rsidR="00000000" w:rsidRPr="00000000">
              <w:rPr>
                <w:color w:val="000000"/>
                <w:sz w:val="20"/>
                <w:szCs w:val="20"/>
                <w:rtl w:val="0"/>
              </w:rPr>
              <w:t xml:space="preserve">Nếu là Web -&gt; truyền DKOL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4">
            <w:pPr>
              <w:rPr>
                <w:color w:val="000000"/>
                <w:sz w:val="20"/>
                <w:szCs w:val="20"/>
              </w:rPr>
            </w:pPr>
            <w:r w:rsidDel="00000000" w:rsidR="00000000" w:rsidRPr="00000000">
              <w:rPr>
                <w:color w:val="000000"/>
                <w:sz w:val="20"/>
                <w:szCs w:val="20"/>
                <w:rtl w:val="0"/>
              </w:rPr>
              <w:t xml:space="preserve">"DKOL"</w:t>
            </w:r>
          </w:p>
          <w:p w:rsidR="00000000" w:rsidDel="00000000" w:rsidP="00000000" w:rsidRDefault="00000000" w:rsidRPr="00000000" w14:paraId="00000905">
            <w:pPr>
              <w:rPr>
                <w:color w:val="000000"/>
                <w:sz w:val="20"/>
                <w:szCs w:val="20"/>
              </w:rPr>
            </w:pPr>
            <w:r w:rsidDel="00000000" w:rsidR="00000000" w:rsidRPr="00000000">
              <w:rPr>
                <w:color w:val="000000"/>
                <w:sz w:val="20"/>
                <w:szCs w:val="20"/>
                <w:rtl w:val="0"/>
              </w:rPr>
              <w:t xml:space="preserve">"HiFPT"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06">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907">
            <w:pPr>
              <w:rPr>
                <w:color w:val="000000"/>
                <w:sz w:val="22"/>
                <w:szCs w:val="22"/>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0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09">
            <w:pPr>
              <w:rPr>
                <w:color w:val="000000"/>
                <w:sz w:val="20"/>
                <w:szCs w:val="20"/>
              </w:rPr>
            </w:pPr>
            <w:r w:rsidDel="00000000" w:rsidR="00000000" w:rsidRPr="00000000">
              <w:rPr>
                <w:color w:val="000000"/>
                <w:sz w:val="24"/>
                <w:szCs w:val="24"/>
                <w:rtl w:val="0"/>
              </w:rPr>
              <w:t xml:space="preserve">SaleTeamL2IDs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C">
            <w:pPr>
              <w:rPr>
                <w:color w:val="000000"/>
                <w:sz w:val="20"/>
                <w:szCs w:val="20"/>
              </w:rPr>
            </w:pPr>
            <w:r w:rsidDel="00000000" w:rsidR="00000000" w:rsidRPr="00000000">
              <w:rPr>
                <w:color w:val="000000"/>
                <w:sz w:val="20"/>
                <w:szCs w:val="20"/>
                <w:rtl w:val="0"/>
              </w:rPr>
              <w:t xml:space="preserve">Không cần truyền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0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0E">
            <w:pPr>
              <w:rPr>
                <w:color w:val="000000"/>
                <w:sz w:val="20"/>
                <w:szCs w:val="20"/>
              </w:rPr>
            </w:pPr>
            <w:r w:rsidDel="00000000" w:rsidR="00000000" w:rsidRPr="00000000">
              <w:rPr>
                <w:color w:val="000000"/>
                <w:sz w:val="22"/>
                <w:szCs w:val="22"/>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90F">
            <w:pPr>
              <w:rPr>
                <w:color w:val="000000"/>
                <w:sz w:val="22"/>
                <w:szCs w:val="22"/>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1">
            <w:pPr>
              <w:rPr>
                <w:color w:val="000000"/>
                <w:sz w:val="20"/>
                <w:szCs w:val="20"/>
              </w:rPr>
            </w:pPr>
            <w:r w:rsidDel="00000000" w:rsidR="00000000" w:rsidRPr="00000000">
              <w:rPr>
                <w:color w:val="000000"/>
                <w:sz w:val="24"/>
                <w:szCs w:val="24"/>
                <w:rtl w:val="0"/>
              </w:rPr>
              <w:t xml:space="preserve">PaymentTypeIDs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4">
            <w:pPr>
              <w:rPr>
                <w:color w:val="000000"/>
                <w:sz w:val="20"/>
                <w:szCs w:val="20"/>
              </w:rPr>
            </w:pPr>
            <w:r w:rsidDel="00000000" w:rsidR="00000000" w:rsidRPr="00000000">
              <w:rPr>
                <w:color w:val="000000"/>
                <w:sz w:val="20"/>
                <w:szCs w:val="20"/>
                <w:rtl w:val="0"/>
              </w:rPr>
              <w:t xml:space="preserve">truyền các giá trị phương thức thanh toán cấu hình ở gói bán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5">
            <w:pPr>
              <w:rPr>
                <w:color w:val="000000"/>
                <w:sz w:val="20"/>
                <w:szCs w:val="20"/>
              </w:rPr>
            </w:pPr>
            <w:r w:rsidDel="00000000" w:rsidR="00000000" w:rsidRPr="00000000">
              <w:rPr>
                <w:color w:val="000000"/>
                <w:sz w:val="20"/>
                <w:szCs w:val="20"/>
                <w:rtl w:val="0"/>
              </w:rPr>
              <w:t xml:space="preserve">"Online",</w:t>
            </w:r>
          </w:p>
          <w:p w:rsidR="00000000" w:rsidDel="00000000" w:rsidP="00000000" w:rsidRDefault="00000000" w:rsidRPr="00000000" w14:paraId="00000916">
            <w:pPr>
              <w:rPr>
                <w:color w:val="000000"/>
                <w:sz w:val="20"/>
                <w:szCs w:val="20"/>
              </w:rPr>
            </w:pPr>
            <w:r w:rsidDel="00000000" w:rsidR="00000000" w:rsidRPr="00000000">
              <w:rPr>
                <w:color w:val="000000"/>
                <w:sz w:val="20"/>
                <w:szCs w:val="20"/>
                <w:rtl w:val="0"/>
              </w:rPr>
              <w:t xml:space="preserve">"Tiền mặt"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7">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918">
            <w:pPr>
              <w:rPr>
                <w:color w:val="000000"/>
                <w:sz w:val="22"/>
                <w:szCs w:val="22"/>
              </w:rPr>
            </w:pPr>
            <w:r w:rsidDel="00000000" w:rsidR="00000000" w:rsidRPr="00000000">
              <w:rPr>
                <w:color w:val="000000"/>
                <w:sz w:val="22"/>
                <w:szCs w:val="22"/>
                <w:rtl w:val="0"/>
              </w:rPr>
              <w:t xml:space="preserve">Dev tự xử lý từ giá trị chọn trên ECP mapping tương ứng xuống QLCS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A">
            <w:pPr>
              <w:rPr>
                <w:color w:val="000000"/>
                <w:sz w:val="20"/>
                <w:szCs w:val="20"/>
              </w:rPr>
            </w:pPr>
            <w:r w:rsidDel="00000000" w:rsidR="00000000" w:rsidRPr="00000000">
              <w:rPr>
                <w:color w:val="000000"/>
                <w:sz w:val="24"/>
                <w:szCs w:val="24"/>
                <w:rtl w:val="0"/>
              </w:rPr>
              <w:t xml:space="preserve">Programs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B">
            <w:pPr>
              <w:rPr>
                <w:color w:val="000000"/>
                <w:sz w:val="20"/>
                <w:szCs w:val="20"/>
              </w:rPr>
            </w:pPr>
            <w:r w:rsidDel="00000000" w:rsidR="00000000" w:rsidRPr="00000000">
              <w:rPr>
                <w:color w:val="000000"/>
                <w:sz w:val="24"/>
                <w:szCs w:val="24"/>
                <w:rtl w:val="0"/>
              </w:rPr>
              <w:t xml:space="preserve">ProgramName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C">
            <w:pPr>
              <w:rPr>
                <w:color w:val="000000"/>
                <w:sz w:val="20"/>
                <w:szCs w:val="20"/>
              </w:rPr>
            </w:pPr>
            <w:r w:rsidDel="00000000" w:rsidR="00000000" w:rsidRPr="00000000">
              <w:rPr>
                <w:color w:val="000000"/>
                <w:sz w:val="20"/>
                <w:szCs w:val="20"/>
                <w:rtl w:val="0"/>
              </w:rPr>
              <w:t xml:space="preserve">Level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D">
            <w:pPr>
              <w:rPr>
                <w:color w:val="000000"/>
                <w:sz w:val="20"/>
                <w:szCs w:val="20"/>
              </w:rPr>
            </w:pPr>
            <w:r w:rsidDel="00000000" w:rsidR="00000000" w:rsidRPr="00000000">
              <w:rPr>
                <w:color w:val="000000"/>
                <w:sz w:val="20"/>
                <w:szCs w:val="20"/>
                <w:rtl w:val="0"/>
              </w:rPr>
              <w:t xml:space="preserve">lấy từ tên phạm vị áp dụng địa lý</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1E">
            <w:pPr>
              <w:rPr>
                <w:color w:val="000000"/>
                <w:sz w:val="20"/>
                <w:szCs w:val="20"/>
              </w:rPr>
            </w:pPr>
            <w:r w:rsidDel="00000000" w:rsidR="00000000" w:rsidRPr="00000000">
              <w:rPr>
                <w:color w:val="000000"/>
                <w:sz w:val="20"/>
                <w:szCs w:val="20"/>
                <w:rtl w:val="0"/>
              </w:rPr>
              <w:t xml:space="preserve">Nội thành HCM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1F">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0">
            <w:pPr>
              <w:rPr>
                <w:color w:val="000000"/>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2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2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3">
            <w:pPr>
              <w:rPr>
                <w:color w:val="000000"/>
                <w:sz w:val="20"/>
                <w:szCs w:val="20"/>
              </w:rPr>
            </w:pPr>
            <w:r w:rsidDel="00000000" w:rsidR="00000000" w:rsidRPr="00000000">
              <w:rPr>
                <w:color w:val="000000"/>
                <w:sz w:val="24"/>
                <w:szCs w:val="24"/>
                <w:rtl w:val="0"/>
              </w:rPr>
              <w:t xml:space="preserve">Locations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4">
            <w:pPr>
              <w:rPr>
                <w:color w:val="000000"/>
                <w:sz w:val="20"/>
                <w:szCs w:val="20"/>
              </w:rPr>
            </w:pPr>
            <w:r w:rsidDel="00000000" w:rsidR="00000000" w:rsidRPr="00000000">
              <w:rPr>
                <w:color w:val="000000"/>
                <w:sz w:val="22"/>
                <w:szCs w:val="22"/>
                <w:rtl w:val="0"/>
              </w:rPr>
              <w:t xml:space="preserve">SubCompanyID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92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7">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8">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C">
            <w:pPr>
              <w:rPr>
                <w:color w:val="000000"/>
                <w:sz w:val="20"/>
                <w:szCs w:val="20"/>
              </w:rPr>
            </w:pPr>
            <w:r w:rsidDel="00000000" w:rsidR="00000000" w:rsidRPr="00000000">
              <w:rPr>
                <w:color w:val="000000"/>
                <w:sz w:val="22"/>
                <w:szCs w:val="22"/>
                <w:rtl w:val="0"/>
              </w:rPr>
              <w:t xml:space="preserve">LocationID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2F">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0">
            <w:pPr>
              <w:rPr>
                <w:color w:val="000000"/>
                <w:sz w:val="22"/>
                <w:szCs w:val="22"/>
              </w:rPr>
            </w:pPr>
            <w:r w:rsidDel="00000000" w:rsidR="00000000" w:rsidRPr="00000000">
              <w:rPr>
                <w:color w:val="000000"/>
                <w:sz w:val="22"/>
                <w:szCs w:val="22"/>
                <w:rtl w:val="0"/>
              </w:rPr>
              <w:t xml:space="preserve">Truyền xuống đến cấp nhỏ nhất là phường/xã trong khu vực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4">
            <w:pPr>
              <w:rPr>
                <w:color w:val="000000"/>
                <w:sz w:val="20"/>
                <w:szCs w:val="20"/>
              </w:rPr>
            </w:pPr>
            <w:r w:rsidDel="00000000" w:rsidR="00000000" w:rsidRPr="00000000">
              <w:rPr>
                <w:color w:val="000000"/>
                <w:sz w:val="22"/>
                <w:szCs w:val="22"/>
                <w:rtl w:val="0"/>
              </w:rPr>
              <w:t xml:space="preserve">BranchCode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7">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C">
            <w:pPr>
              <w:rPr>
                <w:color w:val="000000"/>
                <w:sz w:val="20"/>
                <w:szCs w:val="20"/>
              </w:rPr>
            </w:pPr>
            <w:r w:rsidDel="00000000" w:rsidR="00000000" w:rsidRPr="00000000">
              <w:rPr>
                <w:color w:val="000000"/>
                <w:sz w:val="22"/>
                <w:szCs w:val="22"/>
                <w:rtl w:val="0"/>
              </w:rPr>
              <w:t xml:space="preserve">DistrictID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3F">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4">
            <w:pPr>
              <w:rPr>
                <w:color w:val="000000"/>
                <w:sz w:val="20"/>
                <w:szCs w:val="20"/>
              </w:rPr>
            </w:pPr>
            <w:r w:rsidDel="00000000" w:rsidR="00000000" w:rsidRPr="00000000">
              <w:rPr>
                <w:color w:val="000000"/>
                <w:sz w:val="22"/>
                <w:szCs w:val="22"/>
                <w:rtl w:val="0"/>
              </w:rPr>
              <w:t xml:space="preserve">WardID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7">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rPr>
                <w:rFonts w:ascii="Arial" w:cs="Arial" w:eastAsia="Arial" w:hAnsi="Arial"/>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9">
            <w:pPr>
              <w:rPr>
                <w:color w:val="000000"/>
                <w:sz w:val="20"/>
                <w:szCs w:val="20"/>
              </w:rPr>
            </w:pPr>
            <w:r w:rsidDel="00000000" w:rsidR="00000000" w:rsidRPr="00000000">
              <w:rPr>
                <w:color w:val="000000"/>
                <w:sz w:val="24"/>
                <w:szCs w:val="24"/>
                <w:rtl w:val="0"/>
              </w:rPr>
              <w:t xml:space="preserve">Danh sách dịch vụ trong gói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A">
            <w:pPr>
              <w:rPr>
                <w:color w:val="000000"/>
                <w:sz w:val="20"/>
                <w:szCs w:val="20"/>
              </w:rPr>
            </w:pPr>
            <w:r w:rsidDel="00000000" w:rsidR="00000000" w:rsidRPr="00000000">
              <w:rPr>
                <w:color w:val="000000"/>
                <w:sz w:val="22"/>
                <w:szCs w:val="22"/>
                <w:rtl w:val="0"/>
              </w:rPr>
              <w:t xml:space="preserve">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B">
            <w:pPr>
              <w:rPr>
                <w:color w:val="000000"/>
                <w:sz w:val="20"/>
                <w:szCs w:val="20"/>
              </w:rPr>
            </w:pPr>
            <w:r w:rsidDel="00000000" w:rsidR="00000000" w:rsidRPr="00000000">
              <w:rPr>
                <w:color w:val="000000"/>
                <w:sz w:val="22"/>
                <w:szCs w:val="22"/>
                <w:rtl w:val="0"/>
              </w:rPr>
              <w:t xml:space="preserve">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4F">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0">
            <w:pPr>
              <w:rPr>
                <w:color w:val="000000"/>
                <w:sz w:val="20"/>
                <w:szCs w:val="20"/>
              </w:rPr>
            </w:pPr>
            <w:r w:rsidDel="00000000" w:rsidR="00000000" w:rsidRPr="00000000">
              <w:rPr>
                <w:color w:val="000000"/>
                <w:sz w:val="22"/>
                <w:szCs w:val="22"/>
                <w:rtl w:val="0"/>
              </w:rPr>
              <w:t xml:space="preserve">truyền theo list item của các SKU là dịch vụ (Loại sản phẩm = Sản phẩm Digital) vào object này</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4">
            <w:pPr>
              <w:rPr>
                <w:color w:val="000000"/>
                <w:sz w:val="20"/>
                <w:szCs w:val="20"/>
              </w:rPr>
            </w:pPr>
            <w:r w:rsidDel="00000000" w:rsidR="00000000" w:rsidRPr="00000000">
              <w:rPr>
                <w:color w:val="000000"/>
                <w:sz w:val="22"/>
                <w:szCs w:val="22"/>
                <w:rtl w:val="0"/>
              </w:rPr>
              <w:t xml:space="preserve">ServiceID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5">
            <w:pPr>
              <w:rPr>
                <w:color w:val="000000"/>
                <w:sz w:val="20"/>
                <w:szCs w:val="20"/>
              </w:rPr>
            </w:pPr>
            <w:r w:rsidDel="00000000" w:rsidR="00000000" w:rsidRPr="00000000">
              <w:rPr>
                <w:color w:val="000000"/>
                <w:sz w:val="20"/>
                <w:szCs w:val="20"/>
                <w:rtl w:val="0"/>
              </w:rPr>
              <w:t xml:space="preserve">truyền serviceID gắn với SKU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6">
            <w:pPr>
              <w:rPr>
                <w:color w:val="000000"/>
                <w:sz w:val="20"/>
                <w:szCs w:val="20"/>
              </w:rPr>
            </w:pPr>
            <w:r w:rsidDel="00000000" w:rsidR="00000000" w:rsidRPr="00000000">
              <w:rPr>
                <w:color w:val="000000"/>
                <w:sz w:val="20"/>
                <w:szCs w:val="20"/>
                <w:rtl w:val="0"/>
              </w:rPr>
              <w:t xml:space="preserve">"Internet"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7">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8">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C">
            <w:pPr>
              <w:rPr>
                <w:color w:val="000000"/>
                <w:sz w:val="20"/>
                <w:szCs w:val="20"/>
              </w:rPr>
            </w:pPr>
            <w:r w:rsidDel="00000000" w:rsidR="00000000" w:rsidRPr="00000000">
              <w:rPr>
                <w:color w:val="000000"/>
                <w:sz w:val="22"/>
                <w:szCs w:val="22"/>
                <w:rtl w:val="0"/>
              </w:rPr>
              <w:t xml:space="preserve">SubserviceTypeID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D">
            <w:pPr>
              <w:rPr>
                <w:color w:val="000000"/>
                <w:sz w:val="20"/>
                <w:szCs w:val="20"/>
              </w:rPr>
            </w:pPr>
            <w:r w:rsidDel="00000000" w:rsidR="00000000" w:rsidRPr="00000000">
              <w:rPr>
                <w:color w:val="000000"/>
                <w:sz w:val="20"/>
                <w:szCs w:val="20"/>
                <w:rtl w:val="0"/>
              </w:rPr>
              <w:t xml:space="preserve">truyền subservice TypeID gắn với SKU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E">
            <w:pPr>
              <w:rPr>
                <w:color w:val="000000"/>
                <w:sz w:val="20"/>
                <w:szCs w:val="20"/>
              </w:rPr>
            </w:pPr>
            <w:r w:rsidDel="00000000" w:rsidR="00000000" w:rsidRPr="00000000">
              <w:rPr>
                <w:color w:val="000000"/>
                <w:sz w:val="20"/>
                <w:szCs w:val="20"/>
                <w:rtl w:val="0"/>
              </w:rPr>
              <w:t xml:space="preserve">"Basic Net"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5F">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0">
            <w:pPr>
              <w:rPr>
                <w:color w:val="000000"/>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4">
            <w:pPr>
              <w:rPr>
                <w:color w:val="000000"/>
                <w:sz w:val="20"/>
                <w:szCs w:val="20"/>
              </w:rPr>
            </w:pPr>
            <w:r w:rsidDel="00000000" w:rsidR="00000000" w:rsidRPr="00000000">
              <w:rPr>
                <w:color w:val="000000"/>
                <w:sz w:val="22"/>
                <w:szCs w:val="22"/>
                <w:rtl w:val="0"/>
              </w:rPr>
              <w:t xml:space="preserve">SubServiceID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5">
            <w:pPr>
              <w:rPr>
                <w:color w:val="000000"/>
                <w:sz w:val="20"/>
                <w:szCs w:val="20"/>
              </w:rPr>
            </w:pPr>
            <w:r w:rsidDel="00000000" w:rsidR="00000000" w:rsidRPr="00000000">
              <w:rPr>
                <w:color w:val="000000"/>
                <w:sz w:val="20"/>
                <w:szCs w:val="20"/>
                <w:rtl w:val="0"/>
              </w:rPr>
              <w:t xml:space="preserve">truyền tên SKU (chính là tên của Subservice khi đồng bộ lên)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6">
            <w:pPr>
              <w:rPr>
                <w:color w:val="000000"/>
                <w:sz w:val="20"/>
                <w:szCs w:val="20"/>
              </w:rPr>
            </w:pPr>
            <w:r w:rsidDel="00000000" w:rsidR="00000000" w:rsidRPr="00000000">
              <w:rPr>
                <w:color w:val="000000"/>
                <w:sz w:val="20"/>
                <w:szCs w:val="20"/>
                <w:rtl w:val="0"/>
              </w:rPr>
              <w:t xml:space="preserve">"Giga"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7">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8">
            <w:pPr>
              <w:rPr>
                <w:color w:val="000000"/>
                <w:sz w:val="20"/>
                <w:szCs w:val="20"/>
              </w:rPr>
            </w:pPr>
            <w:r w:rsidDel="00000000" w:rsidR="00000000" w:rsidRPr="00000000">
              <w:rPr>
                <w:rtl w:val="0"/>
              </w:rPr>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C">
            <w:pPr>
              <w:rPr>
                <w:color w:val="000000"/>
                <w:sz w:val="20"/>
                <w:szCs w:val="20"/>
              </w:rPr>
            </w:pPr>
            <w:r w:rsidDel="00000000" w:rsidR="00000000" w:rsidRPr="00000000">
              <w:rPr>
                <w:color w:val="000000"/>
                <w:sz w:val="20"/>
                <w:szCs w:val="20"/>
                <w:rtl w:val="0"/>
              </w:rPr>
              <w:t xml:space="preserve">DeployTypeID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6D">
            <w:pPr>
              <w:rPr>
                <w:color w:val="000000"/>
                <w:sz w:val="20"/>
                <w:szCs w:val="20"/>
              </w:rPr>
            </w:pPr>
            <w:r w:rsidDel="00000000" w:rsidR="00000000" w:rsidRPr="00000000">
              <w:rPr>
                <w:color w:val="000000"/>
                <w:sz w:val="20"/>
                <w:szCs w:val="20"/>
                <w:rtl w:val="0"/>
              </w:rPr>
              <w:t xml:space="preserve">truyền tên đơn vị triển khai (nếu có) - chỉ có Internet mới có</w:t>
            </w:r>
          </w:p>
          <w:p w:rsidR="00000000" w:rsidDel="00000000" w:rsidP="00000000" w:rsidRDefault="00000000" w:rsidRPr="00000000" w14:paraId="0000096E">
            <w:pPr>
              <w:rPr>
                <w:color w:val="000000"/>
                <w:sz w:val="20"/>
                <w:szCs w:val="20"/>
              </w:rPr>
            </w:pPr>
            <w:r w:rsidDel="00000000" w:rsidR="00000000" w:rsidRPr="00000000">
              <w:rPr>
                <w:color w:val="000000"/>
                <w:sz w:val="20"/>
                <w:szCs w:val="20"/>
                <w:rtl w:val="0"/>
              </w:rPr>
              <w:t xml:space="preserve">nếu không có thì để trống (với các dịch vụ khác như FPT Play, Cloud, Hyperfast,...)</w:t>
            </w:r>
          </w:p>
          <w:p w:rsidR="00000000" w:rsidDel="00000000" w:rsidP="00000000" w:rsidRDefault="00000000" w:rsidRPr="00000000" w14:paraId="0000096F">
            <w:pPr>
              <w:rPr>
                <w:color w:val="000000"/>
                <w:sz w:val="20"/>
                <w:szCs w:val="20"/>
              </w:rPr>
            </w:pPr>
            <w:r w:rsidDel="00000000" w:rsidR="00000000" w:rsidRPr="00000000">
              <w:rPr>
                <w:rtl w:val="0"/>
              </w:rPr>
            </w:r>
          </w:p>
          <w:p w:rsidR="00000000" w:rsidDel="00000000" w:rsidP="00000000" w:rsidRDefault="00000000" w:rsidRPr="00000000" w14:paraId="00000970">
            <w:pPr>
              <w:rPr>
                <w:color w:val="000000"/>
                <w:sz w:val="20"/>
                <w:szCs w:val="20"/>
              </w:rPr>
            </w:pPr>
            <w:r w:rsidDel="00000000" w:rsidR="00000000" w:rsidRPr="00000000">
              <w:rPr>
                <w:color w:val="000000"/>
                <w:sz w:val="20"/>
                <w:szCs w:val="20"/>
                <w:rtl w:val="0"/>
              </w:rPr>
              <w:t xml:space="preserve">với các sản phẩm Internet thì lấy thông tin đơn vị triển khai từ cấu hình SKU đi kèm cùng nó</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1">
            <w:pPr>
              <w:rPr>
                <w:color w:val="000000"/>
                <w:sz w:val="20"/>
                <w:szCs w:val="20"/>
              </w:rPr>
            </w:pPr>
            <w:r w:rsidDel="00000000" w:rsidR="00000000" w:rsidRPr="00000000">
              <w:rPr>
                <w:color w:val="000000"/>
                <w:sz w:val="20"/>
                <w:szCs w:val="20"/>
                <w:rtl w:val="0"/>
              </w:rPr>
              <w:t xml:space="preserve">"TIN/PNC"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2">
            <w:pPr>
              <w:rPr>
                <w:color w:val="000000"/>
                <w:sz w:val="20"/>
                <w:szCs w:val="20"/>
              </w:rPr>
            </w:pPr>
            <w:r w:rsidDel="00000000" w:rsidR="00000000" w:rsidRPr="00000000">
              <w:rPr>
                <w:color w:val="000000"/>
                <w:sz w:val="22"/>
                <w:szCs w:val="22"/>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3">
            <w:pPr>
              <w:rPr>
                <w:color w:val="000000"/>
                <w:sz w:val="20"/>
                <w:szCs w:val="20"/>
              </w:rPr>
            </w:pPr>
            <w:r w:rsidDel="00000000" w:rsidR="00000000" w:rsidRPr="00000000">
              <w:rPr>
                <w:rtl w:val="0"/>
              </w:rPr>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5">
            <w:pPr>
              <w:rPr>
                <w:color w:val="000000"/>
                <w:sz w:val="20"/>
                <w:szCs w:val="20"/>
              </w:rPr>
            </w:pPr>
            <w:r w:rsidDel="00000000" w:rsidR="00000000" w:rsidRPr="00000000">
              <w:rPr>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7">
            <w:pPr>
              <w:rPr>
                <w:color w:val="000000"/>
                <w:sz w:val="20"/>
                <w:szCs w:val="20"/>
              </w:rPr>
            </w:pPr>
            <w:r w:rsidDel="00000000" w:rsidR="00000000" w:rsidRPr="00000000">
              <w:rPr>
                <w:b w:val="1"/>
                <w:bCs w:val="1"/>
                <w:color w:val="ff0000"/>
                <w:sz w:val="20"/>
                <w:szCs w:val="20"/>
                <w:rtl w:val="0"/>
              </w:rPr>
              <w:t xml:space="preserve">(U)</w:t>
            </w:r>
            <w:r w:rsidDel="00000000" w:rsidR="00000000" w:rsidRPr="00000000">
              <w:rPr>
                <w:color w:val="000000"/>
                <w:sz w:val="20"/>
                <w:szCs w:val="20"/>
                <w:rtl w:val="0"/>
              </w:rPr>
              <w:t xml:space="preserve"> Prepaid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8">
            <w:pPr>
              <w:numPr>
                <w:ilvl w:val="0"/>
                <w:numId w:val="101"/>
              </w:numPr>
              <w:spacing w:after="0" w:afterAutospacing="0"/>
              <w:ind w:left="720" w:hanging="360"/>
              <w:rPr>
                <w:color w:val="000000"/>
                <w:sz w:val="20"/>
                <w:szCs w:val="20"/>
              </w:rPr>
            </w:pPr>
            <w:r w:rsidDel="00000000" w:rsidR="00000000" w:rsidRPr="00000000">
              <w:rPr>
                <w:color w:val="000000"/>
                <w:sz w:val="20"/>
                <w:szCs w:val="20"/>
                <w:rtl w:val="0"/>
              </w:rPr>
              <w:t xml:space="preserve">Với chu kì trả sau hàng tháng: truyền giá trị Prepaid = 0</w:t>
            </w:r>
          </w:p>
          <w:p w:rsidR="00000000" w:rsidDel="00000000" w:rsidP="00000000" w:rsidRDefault="00000000" w:rsidRPr="00000000" w14:paraId="00000979">
            <w:pPr>
              <w:numPr>
                <w:ilvl w:val="0"/>
                <w:numId w:val="101"/>
              </w:numPr>
              <w:ind w:left="720" w:hanging="360"/>
              <w:rPr>
                <w:sz w:val="20"/>
                <w:szCs w:val="20"/>
              </w:rPr>
            </w:pPr>
            <w:r w:rsidDel="00000000" w:rsidR="00000000" w:rsidRPr="00000000">
              <w:rPr>
                <w:color w:val="000000"/>
                <w:sz w:val="20"/>
                <w:szCs w:val="20"/>
                <w:rtl w:val="0"/>
              </w:rPr>
              <w:t xml:space="preserve">Với chu kì trả trước/trả sau và có cấu hình nâng cao có type =Tặng tháng: tính theo công thức:</w:t>
            </w:r>
            <w:r w:rsidDel="00000000" w:rsidR="00000000" w:rsidRPr="00000000">
              <w:rPr>
                <w:b w:val="1"/>
                <w:bCs w:val="1"/>
                <w:color w:val="ff0000"/>
                <w:sz w:val="20"/>
                <w:szCs w:val="20"/>
                <w:rtl w:val="0"/>
              </w:rPr>
              <w:t xml:space="preserve"> số chu kì - số tháng tặng </w:t>
            </w:r>
            <w:r w:rsidDel="00000000" w:rsidR="00000000" w:rsidRPr="00000000">
              <w:rPr>
                <w:color w:val="000000"/>
                <w:sz w:val="20"/>
                <w:szCs w:val="20"/>
                <w:rtl w:val="0"/>
              </w:rPr>
              <w:br w:type="textWrapping"/>
              <w:t xml:space="preserve">(ví dụ: cấu hình chu kì 13 tháng, tặng 1 tháng =&gt; số tháng prepaid là 12 tháng)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A">
            <w:pPr>
              <w:jc w:val="right"/>
              <w:rPr>
                <w:color w:val="000000"/>
                <w:sz w:val="20"/>
                <w:szCs w:val="20"/>
              </w:rPr>
            </w:pPr>
            <w:r w:rsidDel="00000000" w:rsidR="00000000" w:rsidRPr="00000000">
              <w:rPr>
                <w:color w:val="000000"/>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B">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C">
            <w:pPr>
              <w:rPr>
                <w:color w:val="000000"/>
                <w:sz w:val="22"/>
                <w:szCs w:val="22"/>
              </w:rPr>
            </w:pPr>
            <w:r w:rsidDel="00000000" w:rsidR="00000000" w:rsidRPr="00000000">
              <w:rPr>
                <w:color w:val="000000"/>
                <w:sz w:val="22"/>
                <w:szCs w:val="22"/>
                <w:rtl w:val="0"/>
              </w:rPr>
              <w:t xml:space="preserve">có bao nhiêu dòng cấu hình chu kì bán hàng thì sinh tương ứng bản ghi</w:t>
            </w:r>
          </w:p>
          <w:p w:rsidR="00000000" w:rsidDel="00000000" w:rsidP="00000000" w:rsidRDefault="00000000" w:rsidRPr="00000000" w14:paraId="0000097D">
            <w:pPr>
              <w:rPr>
                <w:color w:val="000000"/>
                <w:sz w:val="20"/>
                <w:szCs w:val="20"/>
              </w:rPr>
            </w:pPr>
            <w:r w:rsidDel="00000000" w:rsidR="00000000" w:rsidRPr="00000000">
              <w:rPr>
                <w:color w:val="000000"/>
                <w:sz w:val="22"/>
                <w:szCs w:val="22"/>
                <w:rtl w:val="0"/>
              </w:rPr>
              <w:t xml:space="preserve">(Ví dụ gói Giga cấu hình trả trước 3,6,12 và trả sau hàng tháng =&gt; tạo ra 4 dòng tương ứng với 4 gói khi truyền API)</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7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0">
            <w:pPr>
              <w:rPr>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1">
            <w:pPr>
              <w:rPr>
                <w:color w:val="000000"/>
                <w:sz w:val="20"/>
                <w:szCs w:val="20"/>
              </w:rPr>
            </w:pPr>
            <w:r w:rsidDel="00000000" w:rsidR="00000000" w:rsidRPr="00000000">
              <w:rPr>
                <w:b w:val="1"/>
                <w:bCs w:val="1"/>
                <w:color w:val="ff0000"/>
                <w:sz w:val="20"/>
                <w:szCs w:val="20"/>
                <w:rtl w:val="0"/>
              </w:rPr>
              <w:t xml:space="preserve">(U) </w:t>
            </w:r>
            <w:r w:rsidDel="00000000" w:rsidR="00000000" w:rsidRPr="00000000">
              <w:rPr>
                <w:color w:val="000000"/>
                <w:sz w:val="20"/>
                <w:szCs w:val="20"/>
                <w:rtl w:val="0"/>
              </w:rPr>
              <w:t xml:space="preserve">MonthUsed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2">
            <w:pPr>
              <w:rPr>
                <w:color w:val="000000"/>
                <w:sz w:val="20"/>
                <w:szCs w:val="20"/>
              </w:rPr>
            </w:pPr>
            <w:r w:rsidDel="00000000" w:rsidR="00000000" w:rsidRPr="00000000">
              <w:rPr>
                <w:color w:val="000000"/>
                <w:sz w:val="20"/>
                <w:szCs w:val="20"/>
                <w:rtl w:val="0"/>
              </w:rPr>
              <w:t xml:space="preserve">Truyền theo giá trị chu kì cấu hình của giá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3">
            <w:pPr>
              <w:jc w:val="right"/>
              <w:rPr>
                <w:color w:val="000000"/>
                <w:sz w:val="20"/>
                <w:szCs w:val="20"/>
              </w:rPr>
            </w:pPr>
            <w:r w:rsidDel="00000000" w:rsidR="00000000" w:rsidRPr="00000000">
              <w:rPr>
                <w:color w:val="000000"/>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4">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5">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9">
            <w:pPr>
              <w:rPr>
                <w:color w:val="000000"/>
                <w:sz w:val="20"/>
                <w:szCs w:val="20"/>
              </w:rPr>
            </w:pPr>
            <w:r w:rsidDel="00000000" w:rsidR="00000000" w:rsidRPr="00000000">
              <w:rPr>
                <w:color w:val="000000"/>
                <w:sz w:val="22"/>
                <w:szCs w:val="22"/>
                <w:rtl w:val="0"/>
              </w:rPr>
              <w:t xml:space="preserve">FromQty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A">
            <w:pPr>
              <w:rPr>
                <w:color w:val="000000"/>
                <w:sz w:val="20"/>
                <w:szCs w:val="20"/>
              </w:rPr>
            </w:pPr>
            <w:r w:rsidDel="00000000" w:rsidR="00000000" w:rsidRPr="00000000">
              <w:rPr>
                <w:color w:val="000000"/>
                <w:sz w:val="20"/>
                <w:szCs w:val="20"/>
                <w:rtl w:val="0"/>
              </w:rPr>
              <w:t xml:space="preserve">Với giá bán có Loại thanh toán = Có tính cước/Không tính cước: Lấy từ giá trị giá trị mặc định/gói bán</w:t>
            </w:r>
          </w:p>
          <w:p w:rsidR="00000000" w:rsidDel="00000000" w:rsidP="00000000" w:rsidRDefault="00000000" w:rsidRPr="00000000" w14:paraId="0000098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C">
            <w:pPr>
              <w:jc w:val="right"/>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D">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E">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8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2">
            <w:pPr>
              <w:rPr>
                <w:color w:val="000000"/>
                <w:sz w:val="20"/>
                <w:szCs w:val="20"/>
              </w:rPr>
            </w:pPr>
            <w:r w:rsidDel="00000000" w:rsidR="00000000" w:rsidRPr="00000000">
              <w:rPr>
                <w:color w:val="000000"/>
                <w:sz w:val="22"/>
                <w:szCs w:val="22"/>
                <w:rtl w:val="0"/>
              </w:rPr>
              <w:t xml:space="preserve">ToQty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3">
            <w:pPr>
              <w:rPr>
                <w:color w:val="000000"/>
                <w:sz w:val="20"/>
                <w:szCs w:val="20"/>
              </w:rPr>
            </w:pPr>
            <w:r w:rsidDel="00000000" w:rsidR="00000000" w:rsidRPr="00000000">
              <w:rPr>
                <w:color w:val="000000"/>
                <w:sz w:val="20"/>
                <w:szCs w:val="20"/>
                <w:rtl w:val="0"/>
              </w:rPr>
              <w:t xml:space="preserve">Với giá bán có Loại thanh toán = Có tính cước/Không tính cước: Lấy từ giá trị giá trị mặc định/gói bán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4">
            <w:pPr>
              <w:jc w:val="right"/>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5">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6">
            <w:pPr>
              <w:rPr>
                <w:color w:val="000000"/>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A">
            <w:pPr>
              <w:rPr>
                <w:color w:val="000000"/>
                <w:sz w:val="20"/>
                <w:szCs w:val="20"/>
              </w:rPr>
            </w:pPr>
            <w:commentRangeStart w:id="111"/>
            <w:commentRangeStart w:id="112"/>
            <w:r w:rsidDel="00000000" w:rsidR="00000000" w:rsidRPr="00000000">
              <w:rPr>
                <w:b w:val="1"/>
                <w:bCs w:val="1"/>
                <w:color w:val="ff0000"/>
                <w:sz w:val="22"/>
                <w:szCs w:val="22"/>
                <w:rtl w:val="0"/>
              </w:rPr>
              <w:t xml:space="preserve">(U) </w:t>
            </w:r>
            <w:r w:rsidDel="00000000" w:rsidR="00000000" w:rsidRPr="00000000">
              <w:rPr>
                <w:color w:val="000000"/>
                <w:sz w:val="22"/>
                <w:szCs w:val="22"/>
                <w:rtl w:val="0"/>
              </w:rPr>
              <w:t xml:space="preserve">PriceVAT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B">
            <w:pPr>
              <w:rPr>
                <w:color w:val="000000"/>
                <w:sz w:val="20"/>
                <w:szCs w:val="20"/>
              </w:rPr>
            </w:pPr>
            <w:r w:rsidDel="00000000" w:rsidR="00000000" w:rsidRPr="00000000">
              <w:rPr>
                <w:color w:val="000000"/>
                <w:sz w:val="20"/>
                <w:szCs w:val="20"/>
                <w:rtl w:val="0"/>
              </w:rPr>
              <w:t xml:space="preserve">Với giá tạo theo luồng chính sách dịch vụ:</w:t>
            </w:r>
          </w:p>
          <w:p w:rsidR="00000000" w:rsidDel="00000000" w:rsidP="00000000" w:rsidRDefault="00000000" w:rsidRPr="00000000" w14:paraId="0000099C">
            <w:pPr>
              <w:numPr>
                <w:ilvl w:val="0"/>
                <w:numId w:val="69"/>
              </w:numPr>
              <w:spacing w:after="0" w:afterAutospacing="0"/>
              <w:ind w:left="720" w:hanging="360"/>
              <w:rPr>
                <w:color w:val="000000"/>
                <w:sz w:val="20"/>
                <w:szCs w:val="20"/>
              </w:rPr>
            </w:pPr>
            <w:r w:rsidDel="00000000" w:rsidR="00000000" w:rsidRPr="00000000">
              <w:rPr>
                <w:color w:val="000000"/>
                <w:sz w:val="20"/>
                <w:szCs w:val="20"/>
                <w:rtl w:val="0"/>
              </w:rPr>
              <w:t xml:space="preserve">SKU không cấu hình giá bán nâng cao tặng tháng, công thức =  đơn giá bán * chu kì </w:t>
            </w:r>
          </w:p>
          <w:p w:rsidR="00000000" w:rsidDel="00000000" w:rsidP="00000000" w:rsidRDefault="00000000" w:rsidRPr="00000000" w14:paraId="0000099D">
            <w:pPr>
              <w:numPr>
                <w:ilvl w:val="0"/>
                <w:numId w:val="69"/>
              </w:numPr>
              <w:ind w:left="720" w:hanging="360"/>
              <w:rPr>
                <w:color w:val="000000"/>
                <w:sz w:val="20"/>
                <w:szCs w:val="20"/>
              </w:rPr>
            </w:pPr>
            <w:r w:rsidDel="00000000" w:rsidR="00000000" w:rsidRPr="00000000">
              <w:rPr>
                <w:color w:val="000000"/>
                <w:sz w:val="20"/>
                <w:szCs w:val="20"/>
                <w:rtl w:val="0"/>
              </w:rPr>
              <w:t xml:space="preserve">Có cấu hình giá bán nâng cao tặng tháng, công thức = </w:t>
            </w:r>
            <w:r w:rsidDel="00000000" w:rsidR="00000000" w:rsidRPr="00000000">
              <w:rPr>
                <w:color w:val="ff0000"/>
                <w:sz w:val="20"/>
                <w:szCs w:val="20"/>
                <w:rtl w:val="0"/>
              </w:rPr>
              <w:t xml:space="preserve">(chu kì * đơn giá bán/tháng) - (số tháng tặng *(đơn giá bán*tỉ lệ % giảm)</w:t>
            </w:r>
          </w:p>
          <w:p w:rsidR="00000000" w:rsidDel="00000000" w:rsidP="00000000" w:rsidRDefault="00000000" w:rsidRPr="00000000" w14:paraId="0000099E">
            <w:pPr>
              <w:rPr>
                <w:color w:val="000000"/>
                <w:sz w:val="20"/>
                <w:szCs w:val="20"/>
              </w:rPr>
            </w:pPr>
            <w:r w:rsidDel="00000000" w:rsidR="00000000" w:rsidRPr="00000000">
              <w:rPr>
                <w:color w:val="000000"/>
                <w:sz w:val="20"/>
                <w:szCs w:val="20"/>
                <w:rtl w:val="0"/>
              </w:rPr>
              <w:t xml:space="preserve">Xem ví dụ tại</w:t>
            </w:r>
            <w:hyperlink r:id="rId49">
              <w:r w:rsidDel="00000000" w:rsidR="00000000" w:rsidRPr="00000000">
                <w:rPr>
                  <w:color w:val="1155cc"/>
                  <w:sz w:val="20"/>
                  <w:szCs w:val="20"/>
                  <w:u w:val="single"/>
                  <w:rtl w:val="0"/>
                </w:rPr>
                <w:t xml:space="preserve"> kịch bản tặng tháng </w:t>
              </w:r>
            </w:hyperlink>
            <w:r w:rsidDel="00000000" w:rsidR="00000000" w:rsidRPr="00000000">
              <w:rPr>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9F">
            <w:pPr>
              <w:rPr>
                <w:color w:val="000000"/>
                <w:sz w:val="20"/>
                <w:szCs w:val="20"/>
              </w:rPr>
            </w:pPr>
            <w:commentRangeEnd w:id="111"/>
            <w:r w:rsidDel="00000000" w:rsidR="00000000" w:rsidRPr="00000000">
              <w:commentReference w:id="111"/>
            </w:r>
            <w:commentRangeEnd w:id="112"/>
            <w:r w:rsidDel="00000000" w:rsidR="00000000" w:rsidRPr="00000000">
              <w:commentReference w:id="112"/>
            </w:r>
            <w:r w:rsidDel="00000000" w:rsidR="00000000" w:rsidRPr="00000000">
              <w:rPr>
                <w:color w:val="000000"/>
                <w:sz w:val="20"/>
                <w:szCs w:val="20"/>
                <w:rtl w:val="0"/>
              </w:rPr>
              <w:t xml:space="preserve">2.200.000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0">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1">
            <w:pPr>
              <w:rPr>
                <w:color w:val="000000"/>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5">
            <w:pPr>
              <w:rPr>
                <w:color w:val="000000"/>
                <w:sz w:val="20"/>
                <w:szCs w:val="20"/>
              </w:rPr>
            </w:pPr>
            <w:r w:rsidDel="00000000" w:rsidR="00000000" w:rsidRPr="00000000">
              <w:rPr>
                <w:color w:val="000000"/>
                <w:sz w:val="22"/>
                <w:szCs w:val="22"/>
                <w:rtl w:val="0"/>
              </w:rPr>
              <w:t xml:space="preserve">ConnectionFeeVAT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6">
            <w:pPr>
              <w:rPr>
                <w:color w:val="000000"/>
                <w:sz w:val="20"/>
                <w:szCs w:val="20"/>
              </w:rPr>
            </w:pPr>
            <w:r w:rsidDel="00000000" w:rsidR="00000000" w:rsidRPr="00000000">
              <w:rPr>
                <w:color w:val="000000"/>
                <w:sz w:val="20"/>
                <w:szCs w:val="20"/>
                <w:rtl w:val="0"/>
              </w:rPr>
              <w:t xml:space="preserve">Tổng giá bán của dòng giá của Phí lắp đặt Internet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7">
            <w:pPr>
              <w:rPr>
                <w:color w:val="000000"/>
                <w:sz w:val="20"/>
                <w:szCs w:val="20"/>
              </w:rPr>
            </w:pPr>
            <w:r w:rsidDel="00000000" w:rsidR="00000000" w:rsidRPr="00000000">
              <w:rPr>
                <w:color w:val="000000"/>
                <w:sz w:val="20"/>
                <w:szCs w:val="20"/>
                <w:rtl w:val="0"/>
              </w:rPr>
              <w:t xml:space="preserve">299,000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8">
            <w:pPr>
              <w:rPr>
                <w:color w:val="000000"/>
                <w:sz w:val="20"/>
                <w:szCs w:val="20"/>
              </w:rPr>
            </w:pPr>
            <w:r w:rsidDel="00000000" w:rsidR="00000000" w:rsidRPr="00000000">
              <w:rPr>
                <w:color w:val="000000"/>
                <w:sz w:val="22"/>
                <w:szCs w:val="22"/>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9">
            <w:pPr>
              <w:rPr>
                <w:color w:val="000000"/>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A">
            <w:pPr>
              <w:rPr>
                <w:color w:val="000000"/>
                <w:sz w:val="20"/>
                <w:szCs w:val="20"/>
              </w:rPr>
            </w:pPr>
            <w:r w:rsidDel="00000000" w:rsidR="00000000" w:rsidRPr="00000000">
              <w:rPr>
                <w:color w:val="000000"/>
                <w:sz w:val="22"/>
                <w:szCs w:val="22"/>
                <w:rtl w:val="0"/>
              </w:rPr>
              <w:t xml:space="preserve">Danh sách SKU đi kèm trong gói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B">
            <w:pPr>
              <w:rPr>
                <w:color w:val="000000"/>
                <w:sz w:val="20"/>
                <w:szCs w:val="20"/>
              </w:rPr>
            </w:pPr>
            <w:r w:rsidDel="00000000" w:rsidR="00000000" w:rsidRPr="00000000">
              <w:rPr>
                <w:color w:val="000000"/>
                <w:sz w:val="22"/>
                <w:szCs w:val="22"/>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A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0">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1">
            <w:pPr>
              <w:rPr>
                <w:color w:val="000000"/>
                <w:sz w:val="22"/>
                <w:szCs w:val="22"/>
              </w:rPr>
            </w:pPr>
            <w:r w:rsidDel="00000000" w:rsidR="00000000" w:rsidRPr="00000000">
              <w:rPr>
                <w:color w:val="000000"/>
                <w:sz w:val="22"/>
                <w:szCs w:val="22"/>
                <w:rtl w:val="0"/>
              </w:rPr>
              <w:t xml:space="preserve">truyền theo list item của các SKU thiết bị (Loại sản phẩm = Dịch vụ và Thiết bị), </w:t>
            </w:r>
          </w:p>
          <w:p w:rsidR="00000000" w:rsidDel="00000000" w:rsidP="00000000" w:rsidRDefault="00000000" w:rsidRPr="00000000" w14:paraId="000009B2">
            <w:pPr>
              <w:rPr>
                <w:color w:val="000000"/>
                <w:sz w:val="20"/>
                <w:szCs w:val="20"/>
              </w:rPr>
            </w:pPr>
            <w:r w:rsidDel="00000000" w:rsidR="00000000" w:rsidRPr="00000000">
              <w:rPr>
                <w:color w:val="000000"/>
                <w:sz w:val="22"/>
                <w:szCs w:val="22"/>
                <w:rtl w:val="0"/>
              </w:rPr>
              <w:t xml:space="preserve">ví dụ Modem, AP, Port, FPT Play box, Camera,..) vào object này</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5">
            <w:pPr>
              <w:rPr>
                <w:color w:val="000000"/>
                <w:sz w:val="20"/>
                <w:szCs w:val="20"/>
              </w:rPr>
            </w:pPr>
            <w:r w:rsidDel="00000000" w:rsidR="00000000" w:rsidRPr="00000000">
              <w:rPr>
                <w:color w:val="000000"/>
                <w:sz w:val="22"/>
                <w:szCs w:val="22"/>
                <w:rtl w:val="0"/>
              </w:rPr>
              <w:t xml:space="preserve">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6">
            <w:pPr>
              <w:rPr>
                <w:color w:val="000000"/>
                <w:sz w:val="20"/>
                <w:szCs w:val="20"/>
              </w:rPr>
            </w:pPr>
            <w:r w:rsidDel="00000000" w:rsidR="00000000" w:rsidRPr="00000000">
              <w:rPr>
                <w:color w:val="000000"/>
                <w:sz w:val="22"/>
                <w:szCs w:val="22"/>
                <w:rtl w:val="0"/>
              </w:rPr>
              <w:t xml:space="preserve">GroupNo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9">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A">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E">
            <w:pPr>
              <w:rPr>
                <w:color w:val="000000"/>
                <w:sz w:val="20"/>
                <w:szCs w:val="20"/>
              </w:rPr>
            </w:pPr>
            <w:r w:rsidDel="00000000" w:rsidR="00000000" w:rsidRPr="00000000">
              <w:rPr>
                <w:color w:val="000000"/>
                <w:sz w:val="22"/>
                <w:szCs w:val="22"/>
                <w:rtl w:val="0"/>
              </w:rPr>
              <w:t xml:space="preserve">ServiceID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BF">
            <w:pPr>
              <w:rPr>
                <w:color w:val="000000"/>
                <w:sz w:val="20"/>
                <w:szCs w:val="20"/>
              </w:rPr>
            </w:pPr>
            <w:r w:rsidDel="00000000" w:rsidR="00000000" w:rsidRPr="00000000">
              <w:rPr>
                <w:rtl w:val="0"/>
              </w:rPr>
            </w:r>
          </w:p>
          <w:p w:rsidR="00000000" w:rsidDel="00000000" w:rsidP="00000000" w:rsidRDefault="00000000" w:rsidRPr="00000000" w14:paraId="000009C0">
            <w:pPr>
              <w:numPr>
                <w:ilvl w:val="0"/>
                <w:numId w:val="76"/>
              </w:numPr>
              <w:spacing w:after="0" w:afterAutospacing="0"/>
              <w:ind w:left="720" w:hanging="360"/>
              <w:rPr>
                <w:strike w:val="1"/>
                <w:color w:val="000000"/>
                <w:sz w:val="20"/>
                <w:szCs w:val="20"/>
              </w:rPr>
            </w:pPr>
            <w:r w:rsidDel="00000000" w:rsidR="00000000" w:rsidRPr="00000000">
              <w:rPr>
                <w:strike w:val="1"/>
                <w:color w:val="000000"/>
                <w:sz w:val="20"/>
                <w:szCs w:val="20"/>
                <w:rtl w:val="0"/>
              </w:rPr>
              <w:t xml:space="preserve">Nếu SKU có hình thức quản lý = SKU đi kèm dịch vụ và sản phẩm cha có service = INTERNET =&gt; truyền Service = Internet </w:t>
            </w:r>
          </w:p>
          <w:p w:rsidR="00000000" w:rsidDel="00000000" w:rsidP="00000000" w:rsidRDefault="00000000" w:rsidRPr="00000000" w14:paraId="000009C1">
            <w:pPr>
              <w:numPr>
                <w:ilvl w:val="0"/>
                <w:numId w:val="76"/>
              </w:numPr>
              <w:spacing w:after="0" w:afterAutospacing="0"/>
              <w:ind w:left="720" w:hanging="360"/>
              <w:rPr>
                <w:strike w:val="1"/>
                <w:color w:val="000000"/>
                <w:sz w:val="20"/>
                <w:szCs w:val="20"/>
              </w:rPr>
            </w:pPr>
            <w:r w:rsidDel="00000000" w:rsidR="00000000" w:rsidRPr="00000000">
              <w:rPr>
                <w:strike w:val="1"/>
                <w:color w:val="000000"/>
                <w:sz w:val="20"/>
                <w:szCs w:val="20"/>
                <w:rtl w:val="0"/>
              </w:rPr>
              <w:t xml:space="preserve">Nếu SKU có hình thức quản lý = SKU đi kèm dịch vụ và sản phẩm cha có service= FPT Play =&gt; truyền Service = FPT Play </w:t>
            </w:r>
          </w:p>
          <w:p w:rsidR="00000000" w:rsidDel="00000000" w:rsidP="00000000" w:rsidRDefault="00000000" w:rsidRPr="00000000" w14:paraId="000009C2">
            <w:pPr>
              <w:numPr>
                <w:ilvl w:val="0"/>
                <w:numId w:val="76"/>
              </w:numPr>
              <w:ind w:left="720" w:hanging="360"/>
              <w:rPr>
                <w:strike w:val="1"/>
                <w:color w:val="000000"/>
                <w:sz w:val="20"/>
                <w:szCs w:val="20"/>
              </w:rPr>
            </w:pPr>
            <w:r w:rsidDel="00000000" w:rsidR="00000000" w:rsidRPr="00000000">
              <w:rPr>
                <w:strike w:val="1"/>
                <w:color w:val="000000"/>
                <w:sz w:val="20"/>
                <w:szCs w:val="20"/>
                <w:rtl w:val="0"/>
              </w:rPr>
              <w:t xml:space="preserve">Nếu SKU có hình thức quản lý khác SKU đi kèm dịch vụ:: truyền service = Thiết bị lẻ \</w:t>
            </w:r>
          </w:p>
          <w:p w:rsidR="00000000" w:rsidDel="00000000" w:rsidP="00000000" w:rsidRDefault="00000000" w:rsidRPr="00000000" w14:paraId="000009C3">
            <w:pPr>
              <w:rPr>
                <w:color w:val="000000"/>
                <w:sz w:val="20"/>
                <w:szCs w:val="20"/>
              </w:rPr>
            </w:pPr>
            <w:commentRangeStart w:id="113"/>
            <w:commentRangeStart w:id="114"/>
            <w:r w:rsidDel="00000000" w:rsidR="00000000" w:rsidRPr="00000000">
              <w:rPr>
                <w:color w:val="ff0000"/>
                <w:sz w:val="20"/>
                <w:szCs w:val="20"/>
                <w:rtl w:val="0"/>
              </w:rPr>
              <w:t xml:space="preserve">(U)</w:t>
            </w:r>
            <w:r w:rsidDel="00000000" w:rsidR="00000000" w:rsidRPr="00000000">
              <w:rPr>
                <w:color w:val="000000"/>
                <w:sz w:val="20"/>
                <w:szCs w:val="20"/>
                <w:rtl w:val="0"/>
              </w:rPr>
              <w:t xml:space="preserve"> Với từng context của gói bán, thiết bị sẽ ăn theo 1 cặp service, subservice khác nhau, chi tiết xem</w:t>
            </w:r>
            <w:hyperlink r:id="rId50">
              <w:r w:rsidDel="00000000" w:rsidR="00000000" w:rsidRPr="00000000">
                <w:rPr>
                  <w:color w:val="1155cc"/>
                  <w:sz w:val="20"/>
                  <w:szCs w:val="20"/>
                  <w:u w:val="single"/>
                  <w:rtl w:val="0"/>
                </w:rPr>
                <w:t xml:space="preserve"> tại đây</w:t>
              </w:r>
            </w:hyperlink>
            <w:commentRangeEnd w:id="113"/>
            <w:r w:rsidDel="00000000" w:rsidR="00000000" w:rsidRPr="00000000">
              <w:commentReference w:id="113"/>
            </w:r>
            <w:commentRangeEnd w:id="114"/>
            <w:r w:rsidDel="00000000" w:rsidR="00000000" w:rsidRPr="00000000">
              <w:commentReference w:id="114"/>
            </w:r>
            <w:hyperlink r:id="rId51">
              <w:r w:rsidDel="00000000" w:rsidR="00000000" w:rsidRPr="00000000">
                <w:rPr>
                  <w:color w:val="1155cc"/>
                  <w:sz w:val="20"/>
                  <w:szCs w:val="20"/>
                  <w:u w:val="single"/>
                  <w:rtl w:val="0"/>
                </w:rPr>
                <w:t xml:space="preserve"> </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5">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6">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A">
            <w:pPr>
              <w:rPr>
                <w:color w:val="000000"/>
                <w:sz w:val="20"/>
                <w:szCs w:val="20"/>
              </w:rPr>
            </w:pPr>
            <w:r w:rsidDel="00000000" w:rsidR="00000000" w:rsidRPr="00000000">
              <w:rPr>
                <w:color w:val="000000"/>
                <w:sz w:val="22"/>
                <w:szCs w:val="22"/>
                <w:rtl w:val="0"/>
              </w:rPr>
              <w:t xml:space="preserve">SubserviceTypeID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CB">
            <w:pPr>
              <w:numPr>
                <w:ilvl w:val="0"/>
                <w:numId w:val="76"/>
              </w:numPr>
              <w:spacing w:after="0" w:afterAutospacing="0"/>
              <w:ind w:left="720" w:hanging="360"/>
              <w:rPr>
                <w:strike w:val="1"/>
                <w:color w:val="000000"/>
                <w:sz w:val="20"/>
                <w:szCs w:val="20"/>
              </w:rPr>
            </w:pPr>
            <w:r w:rsidDel="00000000" w:rsidR="00000000" w:rsidRPr="00000000">
              <w:rPr>
                <w:strike w:val="1"/>
                <w:color w:val="000000"/>
                <w:sz w:val="20"/>
                <w:szCs w:val="20"/>
                <w:rtl w:val="0"/>
              </w:rPr>
              <w:t xml:space="preserve">Nếu SKU có hình thức quản lý = SKU đi kèm dịch vụ và sản phẩm cha có service = INTERNET =&gt; truyền Subservice = Thiết bị Net </w:t>
            </w:r>
          </w:p>
          <w:p w:rsidR="00000000" w:rsidDel="00000000" w:rsidP="00000000" w:rsidRDefault="00000000" w:rsidRPr="00000000" w14:paraId="000009CC">
            <w:pPr>
              <w:numPr>
                <w:ilvl w:val="0"/>
                <w:numId w:val="76"/>
              </w:numPr>
              <w:spacing w:after="0" w:afterAutospacing="0"/>
              <w:ind w:left="720" w:hanging="360"/>
              <w:rPr>
                <w:strike w:val="1"/>
                <w:color w:val="000000"/>
                <w:sz w:val="20"/>
                <w:szCs w:val="20"/>
              </w:rPr>
            </w:pPr>
            <w:r w:rsidDel="00000000" w:rsidR="00000000" w:rsidRPr="00000000">
              <w:rPr>
                <w:strike w:val="1"/>
                <w:color w:val="000000"/>
                <w:sz w:val="20"/>
                <w:szCs w:val="20"/>
                <w:rtl w:val="0"/>
              </w:rPr>
              <w:t xml:space="preserve">Nếu SKU có hình thức quản lý = SKU đi kèm dịch vụ và sản phẩm cha có service= FPT Play: </w:t>
            </w:r>
          </w:p>
          <w:p w:rsidR="00000000" w:rsidDel="00000000" w:rsidP="00000000" w:rsidRDefault="00000000" w:rsidRPr="00000000" w14:paraId="000009CD">
            <w:pPr>
              <w:numPr>
                <w:ilvl w:val="1"/>
                <w:numId w:val="76"/>
              </w:numPr>
              <w:spacing w:after="0" w:afterAutospacing="0"/>
              <w:ind w:left="1440" w:hanging="360"/>
              <w:rPr>
                <w:strike w:val="1"/>
                <w:color w:val="000000"/>
                <w:sz w:val="20"/>
                <w:szCs w:val="20"/>
              </w:rPr>
            </w:pPr>
            <w:r w:rsidDel="00000000" w:rsidR="00000000" w:rsidRPr="00000000">
              <w:rPr>
                <w:strike w:val="1"/>
                <w:color w:val="000000"/>
                <w:sz w:val="20"/>
                <w:szCs w:val="20"/>
                <w:rtl w:val="0"/>
              </w:rPr>
              <w:t xml:space="preserve">Sản phẩm đầu tiên: truyền subservice = Thiết bị Box chính </w:t>
            </w:r>
          </w:p>
          <w:p w:rsidR="00000000" w:rsidDel="00000000" w:rsidP="00000000" w:rsidRDefault="00000000" w:rsidRPr="00000000" w14:paraId="000009CE">
            <w:pPr>
              <w:numPr>
                <w:ilvl w:val="1"/>
                <w:numId w:val="76"/>
              </w:numPr>
              <w:spacing w:after="0" w:afterAutospacing="0"/>
              <w:ind w:left="1440" w:hanging="360"/>
              <w:rPr>
                <w:strike w:val="1"/>
                <w:color w:val="000000"/>
                <w:sz w:val="20"/>
                <w:szCs w:val="20"/>
              </w:rPr>
            </w:pPr>
            <w:r w:rsidDel="00000000" w:rsidR="00000000" w:rsidRPr="00000000">
              <w:rPr>
                <w:strike w:val="1"/>
                <w:color w:val="000000"/>
                <w:sz w:val="20"/>
                <w:szCs w:val="20"/>
                <w:rtl w:val="0"/>
              </w:rPr>
              <w:t xml:space="preserve">Từ sản phẩm thứ 2 trở đi: truyền subservice = Thiết bị box phụ </w:t>
            </w:r>
          </w:p>
          <w:p w:rsidR="00000000" w:rsidDel="00000000" w:rsidP="00000000" w:rsidRDefault="00000000" w:rsidRPr="00000000" w14:paraId="000009CF">
            <w:pPr>
              <w:numPr>
                <w:ilvl w:val="0"/>
                <w:numId w:val="76"/>
              </w:numPr>
              <w:ind w:left="720" w:hanging="360"/>
              <w:rPr>
                <w:strike w:val="1"/>
                <w:color w:val="000000"/>
                <w:sz w:val="20"/>
                <w:szCs w:val="20"/>
              </w:rPr>
            </w:pPr>
            <w:r w:rsidDel="00000000" w:rsidR="00000000" w:rsidRPr="00000000">
              <w:rPr>
                <w:strike w:val="1"/>
                <w:color w:val="000000"/>
                <w:sz w:val="20"/>
                <w:szCs w:val="20"/>
                <w:rtl w:val="0"/>
              </w:rPr>
              <w:t xml:space="preserve">Nếu SKU có hình thức quản lý khác SKU đi kèm dịch vụ., truyền subservice  = Thiết bị khác </w:t>
            </w:r>
          </w:p>
          <w:p w:rsidR="00000000" w:rsidDel="00000000" w:rsidP="00000000" w:rsidRDefault="00000000" w:rsidRPr="00000000" w14:paraId="000009D0">
            <w:pPr>
              <w:rPr>
                <w:strike w:val="1"/>
                <w:color w:val="000000"/>
                <w:sz w:val="20"/>
                <w:szCs w:val="20"/>
              </w:rPr>
            </w:pPr>
            <w:commentRangeStart w:id="115"/>
            <w:commentRangeStart w:id="116"/>
            <w:r w:rsidDel="00000000" w:rsidR="00000000" w:rsidRPr="00000000">
              <w:rPr>
                <w:color w:val="ff0000"/>
                <w:sz w:val="20"/>
                <w:szCs w:val="20"/>
                <w:rtl w:val="0"/>
              </w:rPr>
              <w:t xml:space="preserve">(U)</w:t>
            </w:r>
            <w:r w:rsidDel="00000000" w:rsidR="00000000" w:rsidRPr="00000000">
              <w:rPr>
                <w:color w:val="000000"/>
                <w:sz w:val="20"/>
                <w:szCs w:val="20"/>
                <w:rtl w:val="0"/>
              </w:rPr>
              <w:t xml:space="preserve"> Với từng context của gói bán, thiết bị sẽ ăn theo 1 cặp service, subservice khác nhau, chi tiết xem</w:t>
            </w:r>
            <w:hyperlink r:id="rId52">
              <w:r w:rsidDel="00000000" w:rsidR="00000000" w:rsidRPr="00000000">
                <w:rPr>
                  <w:color w:val="1155cc"/>
                  <w:sz w:val="20"/>
                  <w:szCs w:val="20"/>
                  <w:u w:val="single"/>
                  <w:rtl w:val="0"/>
                </w:rPr>
                <w:t xml:space="preserve"> tại đây </w:t>
              </w:r>
            </w:hyperlink>
            <w:commentRangeEnd w:id="115"/>
            <w:r w:rsidDel="00000000" w:rsidR="00000000" w:rsidRPr="00000000">
              <w:commentReference w:id="115"/>
            </w:r>
            <w:commentRangeEnd w:id="116"/>
            <w:r w:rsidDel="00000000" w:rsidR="00000000" w:rsidRPr="00000000">
              <w:commentReference w:id="116"/>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2">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3">
            <w:pPr>
              <w:rPr>
                <w:color w:val="000000"/>
                <w:sz w:val="20"/>
                <w:szCs w:val="20"/>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7">
            <w:pPr>
              <w:rPr>
                <w:color w:val="000000"/>
                <w:sz w:val="20"/>
                <w:szCs w:val="20"/>
              </w:rPr>
            </w:pPr>
            <w:r w:rsidDel="00000000" w:rsidR="00000000" w:rsidRPr="00000000">
              <w:rPr>
                <w:color w:val="000000"/>
                <w:sz w:val="22"/>
                <w:szCs w:val="22"/>
                <w:rtl w:val="0"/>
              </w:rPr>
              <w:t xml:space="preserve">DeviceID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8">
            <w:pPr>
              <w:rPr>
                <w:color w:val="000000"/>
                <w:sz w:val="20"/>
                <w:szCs w:val="20"/>
              </w:rPr>
            </w:pPr>
            <w:r w:rsidDel="00000000" w:rsidR="00000000" w:rsidRPr="00000000">
              <w:rPr>
                <w:color w:val="000000"/>
                <w:sz w:val="20"/>
                <w:szCs w:val="20"/>
                <w:rtl w:val="0"/>
              </w:rPr>
              <w:t xml:space="preserve">truyền tên SKU (chính là tên của thiết bị khi đồng bộ lên)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A">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B">
            <w:pPr>
              <w:rPr>
                <w:color w:val="000000"/>
                <w:sz w:val="20"/>
                <w:szCs w:val="20"/>
              </w:rPr>
            </w:pP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DF">
            <w:pPr>
              <w:rPr>
                <w:color w:val="000000"/>
                <w:sz w:val="20"/>
                <w:szCs w:val="20"/>
              </w:rPr>
            </w:pPr>
            <w:r w:rsidDel="00000000" w:rsidR="00000000" w:rsidRPr="00000000">
              <w:rPr>
                <w:color w:val="000000"/>
                <w:sz w:val="22"/>
                <w:szCs w:val="22"/>
                <w:rtl w:val="0"/>
              </w:rPr>
              <w:t xml:space="preserve">DeployTypeID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0">
            <w:pPr>
              <w:rPr>
                <w:color w:val="000000"/>
                <w:sz w:val="20"/>
                <w:szCs w:val="20"/>
              </w:rPr>
            </w:pPr>
            <w:r w:rsidDel="00000000" w:rsidR="00000000" w:rsidRPr="00000000">
              <w:rPr>
                <w:color w:val="000000"/>
                <w:sz w:val="20"/>
                <w:szCs w:val="20"/>
                <w:rtl w:val="0"/>
              </w:rPr>
              <w:t xml:space="preserve">truyền tên đơn vị triển khai (nếu có) - chỉ có SKU đi kèm Internet mới có</w:t>
            </w:r>
          </w:p>
          <w:p w:rsidR="00000000" w:rsidDel="00000000" w:rsidP="00000000" w:rsidRDefault="00000000" w:rsidRPr="00000000" w14:paraId="000009E1">
            <w:pPr>
              <w:rPr>
                <w:color w:val="000000"/>
                <w:sz w:val="20"/>
                <w:szCs w:val="20"/>
              </w:rPr>
            </w:pPr>
            <w:r w:rsidDel="00000000" w:rsidR="00000000" w:rsidRPr="00000000">
              <w:rPr>
                <w:color w:val="000000"/>
                <w:sz w:val="20"/>
                <w:szCs w:val="20"/>
                <w:rtl w:val="0"/>
              </w:rPr>
              <w:t xml:space="preserve">nếu không có thì để trống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3">
            <w:pPr>
              <w:rPr>
                <w:color w:val="000000"/>
                <w:sz w:val="20"/>
                <w:szCs w:val="20"/>
              </w:rPr>
            </w:pPr>
            <w:r w:rsidDel="00000000" w:rsidR="00000000" w:rsidRPr="00000000">
              <w:rPr>
                <w:color w:val="000000"/>
                <w:sz w:val="22"/>
                <w:szCs w:val="22"/>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4">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8">
            <w:pPr>
              <w:rPr>
                <w:color w:val="000000"/>
                <w:sz w:val="20"/>
                <w:szCs w:val="20"/>
              </w:rPr>
            </w:pPr>
            <w:r w:rsidDel="00000000" w:rsidR="00000000" w:rsidRPr="00000000">
              <w:rPr>
                <w:color w:val="000000"/>
                <w:sz w:val="22"/>
                <w:szCs w:val="22"/>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9">
            <w:pPr>
              <w:rPr>
                <w:color w:val="000000"/>
                <w:sz w:val="20"/>
                <w:szCs w:val="20"/>
              </w:rPr>
            </w:pPr>
            <w:r w:rsidDel="00000000" w:rsidR="00000000" w:rsidRPr="00000000">
              <w:rPr>
                <w:color w:val="000000"/>
                <w:sz w:val="20"/>
                <w:szCs w:val="20"/>
                <w:rtl w:val="0"/>
              </w:rPr>
              <w:t xml:space="preserve">mặc định truyền "Mới" với các gói bán của ECOM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A">
            <w:pPr>
              <w:rPr>
                <w:color w:val="000000"/>
                <w:sz w:val="20"/>
                <w:szCs w:val="20"/>
              </w:rPr>
            </w:pPr>
            <w:r w:rsidDel="00000000" w:rsidR="00000000" w:rsidRPr="00000000">
              <w:rPr>
                <w:color w:val="000000"/>
                <w:sz w:val="20"/>
                <w:szCs w:val="20"/>
                <w:rtl w:val="0"/>
              </w:rPr>
              <w:t xml:space="preserve">"Mới"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B">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C">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E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0">
            <w:pPr>
              <w:rPr>
                <w:color w:val="000000"/>
                <w:sz w:val="20"/>
                <w:szCs w:val="20"/>
              </w:rPr>
            </w:pPr>
            <w:r w:rsidDel="00000000" w:rsidR="00000000" w:rsidRPr="00000000">
              <w:rPr>
                <w:color w:val="000000"/>
                <w:sz w:val="22"/>
                <w:szCs w:val="22"/>
                <w:rtl w:val="0"/>
              </w:rPr>
              <w:t xml:space="preserve">Revoke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9F1">
            <w:pPr>
              <w:rPr>
                <w:color w:val="000000"/>
                <w:sz w:val="20"/>
                <w:szCs w:val="20"/>
              </w:rPr>
            </w:pPr>
            <w:r w:rsidDel="00000000" w:rsidR="00000000" w:rsidRPr="00000000">
              <w:rPr>
                <w:color w:val="000000"/>
                <w:sz w:val="20"/>
                <w:szCs w:val="20"/>
                <w:rtl w:val="0"/>
              </w:rPr>
              <w:t xml:space="preserve">Mặc định truyền "Không" đối với các sản phẩm của ECOM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2">
            <w:pPr>
              <w:rPr>
                <w:color w:val="000000"/>
                <w:sz w:val="20"/>
                <w:szCs w:val="20"/>
              </w:rPr>
            </w:pPr>
            <w:r w:rsidDel="00000000" w:rsidR="00000000" w:rsidRPr="00000000">
              <w:rPr>
                <w:color w:val="000000"/>
                <w:sz w:val="20"/>
                <w:szCs w:val="20"/>
                <w:rtl w:val="0"/>
              </w:rPr>
              <w:t xml:space="preserve">“Không”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3">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4">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8">
            <w:pPr>
              <w:rPr>
                <w:color w:val="000000"/>
                <w:sz w:val="20"/>
                <w:szCs w:val="20"/>
              </w:rPr>
            </w:pPr>
            <w:commentRangeStart w:id="117"/>
            <w:commentRangeStart w:id="118"/>
            <w:r w:rsidDel="00000000" w:rsidR="00000000" w:rsidRPr="00000000">
              <w:rPr>
                <w:b w:val="1"/>
                <w:bCs w:val="1"/>
                <w:color w:val="ff0000"/>
                <w:sz w:val="22"/>
                <w:szCs w:val="22"/>
                <w:rtl w:val="0"/>
              </w:rPr>
              <w:t xml:space="preserve">(U) </w:t>
            </w:r>
            <w:r w:rsidDel="00000000" w:rsidR="00000000" w:rsidRPr="00000000">
              <w:rPr>
                <w:color w:val="000000"/>
                <w:sz w:val="22"/>
                <w:szCs w:val="22"/>
                <w:rtl w:val="0"/>
              </w:rPr>
              <w:t xml:space="preserve">FromQty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9">
            <w:pPr>
              <w:rPr>
                <w:color w:val="000000"/>
                <w:sz w:val="20"/>
                <w:szCs w:val="20"/>
              </w:rPr>
            </w:pPr>
            <w:r w:rsidDel="00000000" w:rsidR="00000000" w:rsidRPr="00000000">
              <w:rPr>
                <w:color w:val="000000"/>
                <w:sz w:val="20"/>
                <w:szCs w:val="20"/>
                <w:rtl w:val="0"/>
              </w:rPr>
              <w:t xml:space="preserve">Với giá bán có Loại thanh toán = Phí một lần: </w:t>
            </w:r>
          </w:p>
          <w:p w:rsidR="00000000" w:rsidDel="00000000" w:rsidP="00000000" w:rsidRDefault="00000000" w:rsidRPr="00000000" w14:paraId="000009FA">
            <w:pPr>
              <w:numPr>
                <w:ilvl w:val="0"/>
                <w:numId w:val="96"/>
              </w:numPr>
              <w:spacing w:after="0" w:afterAutospacing="0"/>
              <w:ind w:left="720" w:hanging="360"/>
              <w:rPr>
                <w:color w:val="000000"/>
                <w:sz w:val="20"/>
                <w:szCs w:val="20"/>
              </w:rPr>
            </w:pPr>
            <w:r w:rsidDel="00000000" w:rsidR="00000000" w:rsidRPr="00000000">
              <w:rPr>
                <w:color w:val="000000"/>
                <w:sz w:val="20"/>
                <w:szCs w:val="20"/>
                <w:rtl w:val="0"/>
              </w:rPr>
              <w:t xml:space="preserve">Nếu không cấu hình giá bán nâng cao: lấy từ giá trị mặc định mặc định/gói bán </w:t>
            </w:r>
          </w:p>
          <w:p w:rsidR="00000000" w:rsidDel="00000000" w:rsidP="00000000" w:rsidRDefault="00000000" w:rsidRPr="00000000" w14:paraId="000009FB">
            <w:pPr>
              <w:numPr>
                <w:ilvl w:val="0"/>
                <w:numId w:val="96"/>
              </w:numPr>
              <w:spacing w:after="0" w:afterAutospacing="0"/>
              <w:ind w:left="720" w:hanging="360"/>
              <w:rPr>
                <w:color w:val="000000"/>
                <w:sz w:val="20"/>
                <w:szCs w:val="20"/>
              </w:rPr>
            </w:pPr>
            <w:r w:rsidDel="00000000" w:rsidR="00000000" w:rsidRPr="00000000">
              <w:rPr>
                <w:color w:val="000000"/>
                <w:sz w:val="20"/>
                <w:szCs w:val="20"/>
                <w:rtl w:val="0"/>
              </w:rPr>
              <w:t xml:space="preserve">Nếu có cấu hình giá nâng cao: </w:t>
            </w:r>
          </w:p>
          <w:p w:rsidR="00000000" w:rsidDel="00000000" w:rsidP="00000000" w:rsidRDefault="00000000" w:rsidRPr="00000000" w14:paraId="000009FC">
            <w:pPr>
              <w:numPr>
                <w:ilvl w:val="1"/>
                <w:numId w:val="96"/>
              </w:numPr>
              <w:spacing w:after="0" w:afterAutospacing="0"/>
              <w:ind w:left="1440" w:hanging="360"/>
              <w:rPr>
                <w:color w:val="000000"/>
                <w:sz w:val="20"/>
                <w:szCs w:val="20"/>
              </w:rPr>
            </w:pPr>
            <w:r w:rsidDel="00000000" w:rsidR="00000000" w:rsidRPr="00000000">
              <w:rPr>
                <w:color w:val="000000"/>
                <w:sz w:val="20"/>
                <w:szCs w:val="20"/>
                <w:rtl w:val="0"/>
              </w:rPr>
              <w:t xml:space="preserve">Với loại giá nâng cao”Đơn giá bậc thang”: lấy từ field “số lượng từ” trong bảng cấu hình,</w:t>
            </w:r>
            <w:r w:rsidDel="00000000" w:rsidR="00000000" w:rsidRPr="00000000">
              <w:rPr>
                <w:b w:val="1"/>
                <w:bCs w:val="1"/>
                <w:color w:val="000000"/>
                <w:sz w:val="20"/>
                <w:szCs w:val="20"/>
                <w:rtl w:val="0"/>
              </w:rPr>
              <w:t xml:space="preserve"> mỗi khoảng số lượng sẽ được tách thành nhiều dòng,</w:t>
            </w:r>
            <w:r w:rsidDel="00000000" w:rsidR="00000000" w:rsidRPr="00000000">
              <w:rPr>
                <w:color w:val="000000"/>
                <w:sz w:val="20"/>
                <w:szCs w:val="20"/>
                <w:rtl w:val="0"/>
              </w:rPr>
              <w:t xml:space="preserve"> tương ứng từng số lượng đơn lẻ, </w:t>
            </w:r>
          </w:p>
          <w:p w:rsidR="00000000" w:rsidDel="00000000" w:rsidP="00000000" w:rsidRDefault="00000000" w:rsidRPr="00000000" w14:paraId="000009FD">
            <w:pPr>
              <w:numPr>
                <w:ilvl w:val="1"/>
                <w:numId w:val="96"/>
              </w:numPr>
              <w:ind w:left="1440" w:hanging="360"/>
              <w:rPr>
                <w:color w:val="000000"/>
                <w:sz w:val="20"/>
                <w:szCs w:val="20"/>
              </w:rPr>
            </w:pPr>
            <w:r w:rsidDel="00000000" w:rsidR="00000000" w:rsidRPr="00000000">
              <w:rPr>
                <w:color w:val="000000"/>
                <w:sz w:val="20"/>
                <w:szCs w:val="20"/>
                <w:rtl w:val="0"/>
              </w:rPr>
              <w:t xml:space="preserve">Với loại giá nâng cao “Tổng giá cố định theo số lượng”: lấy field “ Số lượng từ” trong bảng cấu hình, k</w:t>
            </w:r>
            <w:r w:rsidDel="00000000" w:rsidR="00000000" w:rsidRPr="00000000">
              <w:rPr>
                <w:b w:val="1"/>
                <w:bCs w:val="1"/>
                <w:color w:val="000000"/>
                <w:sz w:val="20"/>
                <w:szCs w:val="20"/>
                <w:rtl w:val="0"/>
              </w:rPr>
              <w:t xml:space="preserve">hông tách dòng</w:t>
            </w:r>
            <w:r w:rsidDel="00000000" w:rsidR="00000000" w:rsidRPr="00000000">
              <w:rPr>
                <w:color w:val="000000"/>
                <w:sz w:val="20"/>
                <w:szCs w:val="20"/>
                <w:rtl w:val="0"/>
              </w:rPr>
              <w:t xml:space="preserve">, giữ nguyên khoảng số lượng như người dùng cấu hình.</w:t>
            </w:r>
          </w:p>
          <w:p w:rsidR="00000000" w:rsidDel="00000000" w:rsidP="00000000" w:rsidRDefault="00000000" w:rsidRPr="00000000" w14:paraId="000009FE">
            <w:pPr>
              <w:rPr>
                <w:color w:val="000000"/>
                <w:sz w:val="20"/>
                <w:szCs w:val="20"/>
              </w:rPr>
            </w:pPr>
            <w:r w:rsidDel="00000000" w:rsidR="00000000" w:rsidRPr="00000000">
              <w:rPr>
                <w:color w:val="000000"/>
                <w:sz w:val="20"/>
                <w:szCs w:val="20"/>
                <w:rtl w:val="0"/>
              </w:rPr>
              <w:t xml:space="preserve">(Xem ví dụ gửi giá bán nâng cao </w:t>
            </w:r>
            <w:hyperlink r:id="rId53">
              <w:r w:rsidDel="00000000" w:rsidR="00000000" w:rsidRPr="00000000">
                <w:rPr>
                  <w:color w:val="1155cc"/>
                  <w:sz w:val="20"/>
                  <w:szCs w:val="20"/>
                  <w:u w:val="single"/>
                  <w:rtl w:val="0"/>
                </w:rPr>
                <w:t xml:space="preserve">tại đây</w:t>
              </w:r>
            </w:hyperlink>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9FF">
            <w:pPr>
              <w:rPr>
                <w:color w:val="000000"/>
                <w:sz w:val="20"/>
                <w:szCs w:val="20"/>
              </w:rPr>
            </w:pP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0">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1">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5">
            <w:pPr>
              <w:rPr>
                <w:b w:val="1"/>
                <w:bCs w:val="1"/>
                <w:color w:val="ff0000"/>
                <w:sz w:val="22"/>
                <w:szCs w:val="22"/>
              </w:rPr>
            </w:pPr>
            <w:commentRangeStart w:id="119"/>
            <w:commentRangeStart w:id="120"/>
            <w:r w:rsidDel="00000000" w:rsidR="00000000" w:rsidRPr="00000000">
              <w:rPr>
                <w:b w:val="1"/>
                <w:bCs w:val="1"/>
                <w:color w:val="ff0000"/>
                <w:sz w:val="22"/>
                <w:szCs w:val="22"/>
                <w:rtl w:val="0"/>
              </w:rPr>
              <w:t xml:space="preserve">(U) </w:t>
            </w:r>
          </w:p>
          <w:p w:rsidR="00000000" w:rsidDel="00000000" w:rsidP="00000000" w:rsidRDefault="00000000" w:rsidRPr="00000000" w14:paraId="00000A06">
            <w:pPr>
              <w:rPr>
                <w:color w:val="000000"/>
                <w:sz w:val="20"/>
                <w:szCs w:val="20"/>
              </w:rPr>
            </w:pPr>
            <w:r w:rsidDel="00000000" w:rsidR="00000000" w:rsidRPr="00000000">
              <w:rPr>
                <w:color w:val="000000"/>
                <w:sz w:val="22"/>
                <w:szCs w:val="22"/>
                <w:rtl w:val="0"/>
              </w:rPr>
              <w:t xml:space="preserve">ToQty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7">
            <w:pPr>
              <w:rPr>
                <w:color w:val="000000"/>
                <w:sz w:val="20"/>
                <w:szCs w:val="20"/>
              </w:rPr>
            </w:pPr>
            <w:r w:rsidDel="00000000" w:rsidR="00000000" w:rsidRPr="00000000">
              <w:rPr>
                <w:color w:val="000000"/>
                <w:sz w:val="20"/>
                <w:szCs w:val="20"/>
                <w:rtl w:val="0"/>
              </w:rPr>
              <w:t xml:space="preserve">Với giá bán có Loại thanh toán =Phí một lần: </w:t>
            </w:r>
          </w:p>
          <w:p w:rsidR="00000000" w:rsidDel="00000000" w:rsidP="00000000" w:rsidRDefault="00000000" w:rsidRPr="00000000" w14:paraId="00000A08">
            <w:pPr>
              <w:numPr>
                <w:ilvl w:val="0"/>
                <w:numId w:val="96"/>
              </w:numPr>
              <w:spacing w:after="0" w:afterAutospacing="0"/>
              <w:ind w:left="720" w:hanging="360"/>
              <w:rPr>
                <w:color w:val="000000"/>
                <w:sz w:val="20"/>
                <w:szCs w:val="20"/>
              </w:rPr>
            </w:pPr>
            <w:r w:rsidDel="00000000" w:rsidR="00000000" w:rsidRPr="00000000">
              <w:rPr>
                <w:color w:val="000000"/>
                <w:sz w:val="20"/>
                <w:szCs w:val="20"/>
                <w:rtl w:val="0"/>
              </w:rPr>
              <w:t xml:space="preserve">Nếu không cấu hình giá bán nâng cao: lấy từ giá trị mặc định mặc định/gói bán </w:t>
            </w:r>
          </w:p>
          <w:p w:rsidR="00000000" w:rsidDel="00000000" w:rsidP="00000000" w:rsidRDefault="00000000" w:rsidRPr="00000000" w14:paraId="00000A09">
            <w:pPr>
              <w:numPr>
                <w:ilvl w:val="0"/>
                <w:numId w:val="96"/>
              </w:numPr>
              <w:spacing w:after="0" w:afterAutospacing="0"/>
              <w:ind w:left="720" w:hanging="360"/>
              <w:rPr>
                <w:color w:val="000000"/>
                <w:sz w:val="20"/>
                <w:szCs w:val="20"/>
              </w:rPr>
            </w:pPr>
            <w:r w:rsidDel="00000000" w:rsidR="00000000" w:rsidRPr="00000000">
              <w:rPr>
                <w:color w:val="000000"/>
                <w:sz w:val="20"/>
                <w:szCs w:val="20"/>
                <w:rtl w:val="0"/>
              </w:rPr>
              <w:t xml:space="preserve">Nếu có cấu hình giá nâng cao: </w:t>
            </w:r>
          </w:p>
          <w:p w:rsidR="00000000" w:rsidDel="00000000" w:rsidP="00000000" w:rsidRDefault="00000000" w:rsidRPr="00000000" w14:paraId="00000A0A">
            <w:pPr>
              <w:numPr>
                <w:ilvl w:val="1"/>
                <w:numId w:val="96"/>
              </w:numPr>
              <w:spacing w:after="0" w:afterAutospacing="0"/>
              <w:ind w:left="1440" w:hanging="360"/>
              <w:rPr>
                <w:color w:val="000000"/>
                <w:sz w:val="20"/>
                <w:szCs w:val="20"/>
              </w:rPr>
            </w:pPr>
            <w:r w:rsidDel="00000000" w:rsidR="00000000" w:rsidRPr="00000000">
              <w:rPr>
                <w:color w:val="000000"/>
                <w:sz w:val="20"/>
                <w:szCs w:val="20"/>
                <w:rtl w:val="0"/>
              </w:rPr>
              <w:t xml:space="preserve">Với loại giá nâng cao”Đơn giá bậc thang”: : lấy từ field “số lượng từ” trong bảng cấu hình,</w:t>
            </w:r>
            <w:r w:rsidDel="00000000" w:rsidR="00000000" w:rsidRPr="00000000">
              <w:rPr>
                <w:b w:val="1"/>
                <w:bCs w:val="1"/>
                <w:color w:val="000000"/>
                <w:sz w:val="20"/>
                <w:szCs w:val="20"/>
                <w:rtl w:val="0"/>
              </w:rPr>
              <w:t xml:space="preserve">mỗi khoảng số lượng sẽ được tách thành nhiều dòng,</w:t>
            </w:r>
            <w:r w:rsidDel="00000000" w:rsidR="00000000" w:rsidRPr="00000000">
              <w:rPr>
                <w:color w:val="000000"/>
                <w:sz w:val="20"/>
                <w:szCs w:val="20"/>
                <w:rtl w:val="0"/>
              </w:rPr>
              <w:t xml:space="preserve"> tương ứng từng số lượng đơn lẻ</w:t>
            </w:r>
          </w:p>
          <w:p w:rsidR="00000000" w:rsidDel="00000000" w:rsidP="00000000" w:rsidRDefault="00000000" w:rsidRPr="00000000" w14:paraId="00000A0B">
            <w:pPr>
              <w:numPr>
                <w:ilvl w:val="1"/>
                <w:numId w:val="96"/>
              </w:numPr>
              <w:ind w:left="1440" w:hanging="360"/>
              <w:rPr>
                <w:color w:val="000000"/>
                <w:sz w:val="20"/>
                <w:szCs w:val="20"/>
              </w:rPr>
            </w:pPr>
            <w:r w:rsidDel="00000000" w:rsidR="00000000" w:rsidRPr="00000000">
              <w:rPr>
                <w:color w:val="000000"/>
                <w:sz w:val="20"/>
                <w:szCs w:val="20"/>
                <w:rtl w:val="0"/>
              </w:rPr>
              <w:t xml:space="preserve">Với loại giá nâng cao “Tổng giá cố định theo số lượng”: lấy field “ Số lượng đến” trong bảng cấu hình, </w:t>
            </w:r>
            <w:r w:rsidDel="00000000" w:rsidR="00000000" w:rsidRPr="00000000">
              <w:rPr>
                <w:b w:val="1"/>
                <w:bCs w:val="1"/>
                <w:color w:val="000000"/>
                <w:sz w:val="20"/>
                <w:szCs w:val="20"/>
                <w:rtl w:val="0"/>
              </w:rPr>
              <w:t xml:space="preserve">Mỗi khoảng số lượng sẽ được tách thành nhiều dòng</w:t>
            </w:r>
            <w:r w:rsidDel="00000000" w:rsidR="00000000" w:rsidRPr="00000000">
              <w:rPr>
                <w:color w:val="000000"/>
                <w:sz w:val="20"/>
                <w:szCs w:val="20"/>
                <w:rtl w:val="0"/>
              </w:rPr>
              <w:t xml:space="preserve">, tương ứng từng số lượng đơn lẻ</w:t>
            </w:r>
          </w:p>
          <w:p w:rsidR="00000000" w:rsidDel="00000000" w:rsidP="00000000" w:rsidRDefault="00000000" w:rsidRPr="00000000" w14:paraId="00000A0C">
            <w:pPr>
              <w:rPr>
                <w:color w:val="000000"/>
                <w:sz w:val="20"/>
                <w:szCs w:val="20"/>
              </w:rPr>
            </w:pPr>
            <w:r w:rsidDel="00000000" w:rsidR="00000000" w:rsidRPr="00000000">
              <w:rPr>
                <w:color w:val="000000"/>
                <w:sz w:val="20"/>
                <w:szCs w:val="20"/>
                <w:rtl w:val="0"/>
              </w:rPr>
              <w:t xml:space="preserve">(Xem ví dụ cấu hình giá bán nâng cao</w:t>
            </w:r>
            <w:hyperlink r:id="rId54">
              <w:r w:rsidDel="00000000" w:rsidR="00000000" w:rsidRPr="00000000">
                <w:rPr>
                  <w:color w:val="1155cc"/>
                  <w:sz w:val="20"/>
                  <w:szCs w:val="20"/>
                  <w:u w:val="single"/>
                  <w:rtl w:val="0"/>
                </w:rPr>
                <w:t xml:space="preserve"> tại đây</w:t>
              </w:r>
            </w:hyperlink>
            <w:r w:rsidDel="00000000" w:rsidR="00000000" w:rsidRPr="00000000">
              <w:rPr>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D">
            <w:pPr>
              <w:rPr>
                <w:color w:val="000000"/>
                <w:sz w:val="20"/>
                <w:szCs w:val="20"/>
              </w:rPr>
            </w:pPr>
            <w:commentRangeEnd w:id="119"/>
            <w:r w:rsidDel="00000000" w:rsidR="00000000" w:rsidRPr="00000000">
              <w:commentReference w:id="119"/>
            </w:r>
            <w:commentRangeEnd w:id="120"/>
            <w:r w:rsidDel="00000000" w:rsidR="00000000" w:rsidRPr="00000000">
              <w:commentReference w:id="12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E">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0F">
            <w:pPr>
              <w:rPr>
                <w:color w:val="000000"/>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3">
            <w:pPr>
              <w:rPr>
                <w:b w:val="1"/>
                <w:bCs w:val="1"/>
                <w:color w:val="ff0000"/>
                <w:sz w:val="22"/>
                <w:szCs w:val="22"/>
              </w:rPr>
            </w:pPr>
            <w:commentRangeStart w:id="121"/>
            <w:commentRangeStart w:id="122"/>
            <w:r w:rsidDel="00000000" w:rsidR="00000000" w:rsidRPr="00000000">
              <w:rPr>
                <w:b w:val="1"/>
                <w:bCs w:val="1"/>
                <w:color w:val="ff0000"/>
                <w:sz w:val="22"/>
                <w:szCs w:val="22"/>
                <w:rtl w:val="0"/>
              </w:rPr>
              <w:t xml:space="preserve">(U) </w:t>
            </w:r>
          </w:p>
          <w:p w:rsidR="00000000" w:rsidDel="00000000" w:rsidP="00000000" w:rsidRDefault="00000000" w:rsidRPr="00000000" w14:paraId="00000A14">
            <w:pPr>
              <w:rPr>
                <w:color w:val="000000"/>
                <w:sz w:val="20"/>
                <w:szCs w:val="20"/>
              </w:rPr>
            </w:pPr>
            <w:r w:rsidDel="00000000" w:rsidR="00000000" w:rsidRPr="00000000">
              <w:rPr>
                <w:color w:val="000000"/>
                <w:sz w:val="22"/>
                <w:szCs w:val="22"/>
                <w:rtl w:val="0"/>
              </w:rPr>
              <w:t xml:space="preserve">PriceVAT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5">
            <w:pPr>
              <w:rPr>
                <w:color w:val="000000"/>
                <w:sz w:val="20"/>
                <w:szCs w:val="20"/>
              </w:rPr>
            </w:pPr>
            <w:r w:rsidDel="00000000" w:rsidR="00000000" w:rsidRPr="00000000">
              <w:rPr>
                <w:color w:val="000000"/>
                <w:sz w:val="20"/>
                <w:szCs w:val="20"/>
                <w:rtl w:val="0"/>
              </w:rPr>
              <w:t xml:space="preserve">Với dòng giá theo luồng chính sách thiết bị: </w:t>
            </w:r>
          </w:p>
          <w:p w:rsidR="00000000" w:rsidDel="00000000" w:rsidP="00000000" w:rsidRDefault="00000000" w:rsidRPr="00000000" w14:paraId="00000A16">
            <w:pPr>
              <w:numPr>
                <w:ilvl w:val="0"/>
                <w:numId w:val="48"/>
              </w:numPr>
              <w:spacing w:after="0" w:afterAutospacing="0"/>
              <w:ind w:left="720" w:hanging="360"/>
              <w:rPr>
                <w:color w:val="000000"/>
                <w:sz w:val="20"/>
                <w:szCs w:val="20"/>
              </w:rPr>
            </w:pPr>
            <w:r w:rsidDel="00000000" w:rsidR="00000000" w:rsidRPr="00000000">
              <w:rPr>
                <w:color w:val="000000"/>
                <w:sz w:val="20"/>
                <w:szCs w:val="20"/>
                <w:rtl w:val="0"/>
              </w:rPr>
              <w:t xml:space="preserve">Giá bán bậc thang: Lấy từ field”</w:t>
              <w:br w:type="textWrapping"/>
              <w:t xml:space="preserve"> Đơn giá bán”  </w:t>
            </w:r>
          </w:p>
          <w:p w:rsidR="00000000" w:rsidDel="00000000" w:rsidP="00000000" w:rsidRDefault="00000000" w:rsidRPr="00000000" w14:paraId="00000A17">
            <w:pPr>
              <w:numPr>
                <w:ilvl w:val="0"/>
                <w:numId w:val="48"/>
              </w:numPr>
              <w:ind w:left="720" w:hanging="360"/>
              <w:rPr>
                <w:color w:val="000000"/>
                <w:sz w:val="20"/>
                <w:szCs w:val="20"/>
              </w:rPr>
            </w:pPr>
            <w:r w:rsidDel="00000000" w:rsidR="00000000" w:rsidRPr="00000000">
              <w:rPr>
                <w:color w:val="000000"/>
                <w:sz w:val="20"/>
                <w:szCs w:val="20"/>
                <w:rtl w:val="0"/>
              </w:rPr>
              <w:t xml:space="preserve">Tổng giá bán theo số lượng: lấy từ field “Tổng số lượng”</w:t>
            </w:r>
          </w:p>
          <w:p w:rsidR="00000000" w:rsidDel="00000000" w:rsidP="00000000" w:rsidRDefault="00000000" w:rsidRPr="00000000" w14:paraId="00000A18">
            <w:pPr>
              <w:rPr>
                <w:color w:val="000000"/>
                <w:sz w:val="20"/>
                <w:szCs w:val="20"/>
              </w:rPr>
            </w:pPr>
            <w:r w:rsidDel="00000000" w:rsidR="00000000" w:rsidRPr="00000000">
              <w:rPr>
                <w:color w:val="000000"/>
                <w:sz w:val="20"/>
                <w:szCs w:val="20"/>
                <w:rtl w:val="0"/>
              </w:rPr>
              <w:t xml:space="preserve">(Xem ví dụ giá bán nâng cao </w:t>
            </w:r>
            <w:hyperlink r:id="rId55">
              <w:r w:rsidDel="00000000" w:rsidR="00000000" w:rsidRPr="00000000">
                <w:rPr>
                  <w:color w:val="1155cc"/>
                  <w:sz w:val="20"/>
                  <w:szCs w:val="20"/>
                  <w:u w:val="single"/>
                  <w:rtl w:val="0"/>
                </w:rPr>
                <w:t xml:space="preserve">tại đây)</w:t>
              </w:r>
            </w:hyperlink>
            <w:r w:rsidDel="00000000" w:rsidR="00000000" w:rsidRPr="00000000">
              <w:rPr>
                <w:color w:val="000000"/>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9">
            <w:pPr>
              <w:rPr>
                <w:color w:val="000000"/>
                <w:sz w:val="20"/>
                <w:szCs w:val="20"/>
              </w:rPr>
            </w:pPr>
            <w:commentRangeEnd w:id="121"/>
            <w:r w:rsidDel="00000000" w:rsidR="00000000" w:rsidRPr="00000000">
              <w:commentReference w:id="121"/>
            </w:r>
            <w:commentRangeEnd w:id="122"/>
            <w:r w:rsidDel="00000000" w:rsidR="00000000" w:rsidRPr="00000000">
              <w:commentReference w:id="122"/>
            </w:r>
            <w:r w:rsidDel="00000000" w:rsidR="00000000" w:rsidRPr="00000000">
              <w:rPr>
                <w:color w:val="000000"/>
                <w:sz w:val="20"/>
                <w:szCs w:val="20"/>
                <w:rtl w:val="0"/>
              </w:rPr>
              <w:t xml:space="preserve">300,000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A">
            <w:pPr>
              <w:rPr>
                <w:color w:val="000000"/>
                <w:sz w:val="20"/>
                <w:szCs w:val="20"/>
              </w:rPr>
            </w:pPr>
            <w:r w:rsidDel="00000000" w:rsidR="00000000" w:rsidRPr="00000000">
              <w:rPr>
                <w:color w:val="000000"/>
                <w:sz w:val="22"/>
                <w:szCs w:val="22"/>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B">
            <w:pPr>
              <w:rPr>
                <w:color w:val="000000"/>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C">
            <w:pPr>
              <w:rPr>
                <w:b w:val="1"/>
                <w:bCs w:val="1"/>
                <w:color w:val="ff0000"/>
                <w:sz w:val="22"/>
                <w:szCs w:val="22"/>
              </w:rPr>
            </w:pPr>
            <w:commentRangeStart w:id="123"/>
            <w:commentRangeStart w:id="124"/>
            <w:r w:rsidDel="00000000" w:rsidR="00000000" w:rsidRPr="00000000">
              <w:rPr>
                <w:b w:val="1"/>
                <w:bCs w:val="1"/>
                <w:color w:val="ff0000"/>
                <w:sz w:val="22"/>
                <w:szCs w:val="22"/>
                <w:rtl w:val="0"/>
              </w:rPr>
              <w:t xml:space="preserve">(U) </w:t>
            </w:r>
          </w:p>
          <w:p w:rsidR="00000000" w:rsidDel="00000000" w:rsidP="00000000" w:rsidRDefault="00000000" w:rsidRPr="00000000" w14:paraId="00000A1D">
            <w:pPr>
              <w:rPr>
                <w:color w:val="000000"/>
                <w:sz w:val="20"/>
                <w:szCs w:val="20"/>
              </w:rPr>
            </w:pPr>
            <w:r w:rsidDel="00000000" w:rsidR="00000000" w:rsidRPr="00000000">
              <w:rPr>
                <w:color w:val="000000"/>
                <w:sz w:val="22"/>
                <w:szCs w:val="22"/>
                <w:rtl w:val="0"/>
              </w:rPr>
              <w:t xml:space="preserve">Danh sách dịch vụ triển khai</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1E">
            <w:pPr>
              <w:rPr>
                <w:i w:val="1"/>
                <w:iCs w:val="1"/>
                <w:color w:val="000000"/>
                <w:sz w:val="20"/>
                <w:szCs w:val="20"/>
              </w:rPr>
            </w:pPr>
            <w:r w:rsidDel="00000000" w:rsidR="00000000" w:rsidRPr="00000000">
              <w:rPr>
                <w:i w:val="1"/>
                <w:iCs w:val="1"/>
                <w:color w:val="000000"/>
                <w:sz w:val="20"/>
                <w:szCs w:val="20"/>
                <w:rtl w:val="0"/>
              </w:rPr>
              <w:t xml:space="preserve">Chỉ cần truyền thông tin này nếu trong gói bán có Phí đi kèm = Phí lắp đặt CMR </w:t>
            </w:r>
          </w:p>
          <w:p w:rsidR="00000000" w:rsidDel="00000000" w:rsidP="00000000" w:rsidRDefault="00000000" w:rsidRPr="00000000" w14:paraId="00000A1F">
            <w:pPr>
              <w:rPr>
                <w:i w:val="1"/>
                <w:iCs w:val="1"/>
                <w:color w:val="000000"/>
                <w:sz w:val="20"/>
                <w:szCs w:val="20"/>
              </w:rPr>
            </w:pPr>
            <w:r w:rsidDel="00000000" w:rsidR="00000000" w:rsidRPr="00000000">
              <w:rPr>
                <w:i w:val="1"/>
                <w:iCs w:val="1"/>
                <w:color w:val="000000"/>
                <w:sz w:val="20"/>
                <w:szCs w:val="20"/>
                <w:rtl w:val="0"/>
              </w:rPr>
              <w:t xml:space="preserve">Các phí khác cần triển khai không cần truyền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6">
            <w:pPr>
              <w:rPr>
                <w:b w:val="1"/>
                <w:bCs w:val="1"/>
                <w:color w:val="ff0000"/>
                <w:sz w:val="22"/>
                <w:szCs w:val="22"/>
              </w:rPr>
            </w:pPr>
            <w:commentRangeStart w:id="125"/>
            <w:commentRangeStart w:id="126"/>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7">
            <w:pPr>
              <w:rPr>
                <w:color w:val="000000"/>
                <w:sz w:val="20"/>
                <w:szCs w:val="20"/>
              </w:rPr>
            </w:pPr>
            <w:r w:rsidDel="00000000" w:rsidR="00000000" w:rsidRPr="00000000">
              <w:rPr>
                <w:color w:val="000000"/>
                <w:sz w:val="20"/>
                <w:szCs w:val="20"/>
                <w:rtl w:val="0"/>
              </w:rPr>
              <w:t xml:space="preserve">Deployments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8">
            <w:pPr>
              <w:spacing w:after="0" w:line="240" w:lineRule="auto"/>
              <w:rPr>
                <w:color w:val="000000"/>
                <w:sz w:val="20"/>
                <w:szCs w:val="20"/>
              </w:rPr>
            </w:pPr>
            <w:r w:rsidDel="00000000" w:rsidR="00000000" w:rsidRPr="00000000">
              <w:rPr>
                <w:color w:val="000000"/>
                <w:sz w:val="20"/>
                <w:szCs w:val="20"/>
                <w:rtl w:val="0"/>
              </w:rPr>
              <w:t xml:space="preserve">Items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9">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A">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B">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C">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D">
            <w:pPr>
              <w:spacing w:after="0" w:line="240" w:lineRule="auto"/>
              <w:rPr>
                <w:color w:val="000000"/>
                <w:sz w:val="20"/>
                <w:szCs w:val="20"/>
              </w:rPr>
            </w:pPr>
            <w:r w:rsidDel="00000000" w:rsidR="00000000" w:rsidRPr="00000000">
              <w:rPr>
                <w:color w:val="000000"/>
                <w:sz w:val="20"/>
                <w:szCs w:val="20"/>
                <w:rtl w:val="0"/>
              </w:rPr>
              <w:t xml:space="preserve">Truyền theo list item, dựa vào số lượng item triển khai CMR trong gói bán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E">
            <w:pPr>
              <w:rPr>
                <w:b w:val="1"/>
                <w:bCs w:val="1"/>
                <w:color w:val="ff0000"/>
                <w:sz w:val="22"/>
                <w:szCs w:val="22"/>
              </w:rPr>
            </w:pPr>
            <w:commentRangeEnd w:id="125"/>
            <w:r w:rsidDel="00000000" w:rsidR="00000000" w:rsidRPr="00000000">
              <w:commentReference w:id="125"/>
            </w:r>
            <w:commentRangeEnd w:id="126"/>
            <w:r w:rsidDel="00000000" w:rsidR="00000000" w:rsidRPr="00000000">
              <w:commentReference w:id="126"/>
            </w:r>
            <w:commentRangeStart w:id="127"/>
            <w:commentRangeStart w:id="128"/>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2F">
            <w:pPr>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0">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1">
            <w:pPr>
              <w:spacing w:after="0" w:line="240" w:lineRule="auto"/>
              <w:rPr>
                <w:color w:val="000000"/>
                <w:sz w:val="20"/>
                <w:szCs w:val="20"/>
              </w:rPr>
            </w:pPr>
            <w:r w:rsidDel="00000000" w:rsidR="00000000" w:rsidRPr="00000000">
              <w:rPr>
                <w:color w:val="000000"/>
                <w:sz w:val="20"/>
                <w:szCs w:val="20"/>
                <w:rtl w:val="0"/>
              </w:rPr>
              <w:t xml:space="preserve">ServiceID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2">
            <w:pPr>
              <w:spacing w:after="0" w:line="240" w:lineRule="auto"/>
              <w:rPr>
                <w:color w:val="000000"/>
                <w:sz w:val="20"/>
                <w:szCs w:val="20"/>
              </w:rPr>
            </w:pPr>
            <w:r w:rsidDel="00000000" w:rsidR="00000000" w:rsidRPr="00000000">
              <w:rPr>
                <w:color w:val="000000"/>
                <w:sz w:val="20"/>
                <w:szCs w:val="20"/>
                <w:rtl w:val="0"/>
              </w:rPr>
              <w:t xml:space="preserve">Truyền serviceID tương ứng cấu hình trong bảng Phí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3">
            <w:pPr>
              <w:spacing w:after="0" w:line="240" w:lineRule="auto"/>
              <w:rPr>
                <w:color w:val="000000"/>
                <w:sz w:val="20"/>
                <w:szCs w:val="20"/>
              </w:rPr>
            </w:pPr>
            <w:r w:rsidDel="00000000" w:rsidR="00000000" w:rsidRPr="00000000">
              <w:rPr>
                <w:color w:val="000000"/>
                <w:sz w:val="20"/>
                <w:szCs w:val="20"/>
                <w:rtl w:val="0"/>
              </w:rPr>
              <w:t xml:space="preserve">FPT Camera Combo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4">
            <w:pPr>
              <w:spacing w:after="0" w:line="240" w:lineRule="auto"/>
              <w:rPr>
                <w:color w:val="000000"/>
                <w:sz w:val="20"/>
                <w:szCs w:val="20"/>
              </w:rPr>
            </w:pPr>
            <w:r w:rsidDel="00000000" w:rsidR="00000000" w:rsidRPr="00000000">
              <w:rPr>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5">
            <w:pPr>
              <w:spacing w:after="0" w:line="240" w:lineRule="auto"/>
              <w:rPr>
                <w:color w:val="000000"/>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6">
            <w:pPr>
              <w:rPr>
                <w:b w:val="1"/>
                <w:bCs w:val="1"/>
                <w:color w:val="ff0000"/>
                <w:sz w:val="22"/>
                <w:szCs w:val="22"/>
              </w:rPr>
            </w:pPr>
            <w:commentRangeEnd w:id="127"/>
            <w:r w:rsidDel="00000000" w:rsidR="00000000" w:rsidRPr="00000000">
              <w:commentReference w:id="127"/>
            </w:r>
            <w:commentRangeEnd w:id="128"/>
            <w:r w:rsidDel="00000000" w:rsidR="00000000" w:rsidRPr="00000000">
              <w:commentReference w:id="128"/>
            </w:r>
            <w:commentRangeStart w:id="129"/>
            <w:commentRangeStart w:id="130"/>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7">
            <w:pPr>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8">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9">
            <w:pPr>
              <w:spacing w:after="0" w:line="240" w:lineRule="auto"/>
              <w:rPr>
                <w:color w:val="000000"/>
                <w:sz w:val="20"/>
                <w:szCs w:val="20"/>
              </w:rPr>
            </w:pPr>
            <w:r w:rsidDel="00000000" w:rsidR="00000000" w:rsidRPr="00000000">
              <w:rPr>
                <w:color w:val="000000"/>
                <w:sz w:val="20"/>
                <w:szCs w:val="20"/>
                <w:rtl w:val="0"/>
              </w:rPr>
              <w:t xml:space="preserve">SubServiceTypeID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A">
            <w:pPr>
              <w:spacing w:after="0" w:line="240" w:lineRule="auto"/>
              <w:rPr>
                <w:color w:val="000000"/>
                <w:sz w:val="20"/>
                <w:szCs w:val="20"/>
              </w:rPr>
            </w:pPr>
            <w:r w:rsidDel="00000000" w:rsidR="00000000" w:rsidRPr="00000000">
              <w:rPr>
                <w:color w:val="000000"/>
                <w:sz w:val="20"/>
                <w:szCs w:val="20"/>
                <w:rtl w:val="0"/>
              </w:rPr>
              <w:t xml:space="preserve">Truyền SubserviceTypeID tương ứng cấu hình trong bảng Phí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B">
            <w:pPr>
              <w:spacing w:after="0" w:line="240" w:lineRule="auto"/>
              <w:rPr>
                <w:color w:val="000000"/>
                <w:sz w:val="20"/>
                <w:szCs w:val="20"/>
              </w:rPr>
            </w:pPr>
            <w:r w:rsidDel="00000000" w:rsidR="00000000" w:rsidRPr="00000000">
              <w:rPr>
                <w:color w:val="000000"/>
                <w:sz w:val="20"/>
                <w:szCs w:val="20"/>
                <w:rtl w:val="0"/>
              </w:rPr>
              <w:t xml:space="preserve">Triển khai CMR Combo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C">
            <w:pPr>
              <w:spacing w:after="0" w:line="240" w:lineRule="auto"/>
              <w:rPr>
                <w:color w:val="000000"/>
                <w:sz w:val="20"/>
                <w:szCs w:val="20"/>
              </w:rPr>
            </w:pPr>
            <w:r w:rsidDel="00000000" w:rsidR="00000000" w:rsidRPr="00000000">
              <w:rPr>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3D">
            <w:pPr>
              <w:spacing w:after="0" w:line="240" w:lineRule="auto"/>
              <w:rPr>
                <w:color w:val="000000"/>
                <w:sz w:val="20"/>
                <w:szCs w:val="20"/>
              </w:rPr>
            </w:pPr>
            <w:r w:rsidDel="00000000" w:rsidR="00000000" w:rsidRPr="00000000">
              <w:rPr>
                <w:color w:val="000000"/>
                <w:sz w:val="20"/>
                <w:szCs w:val="20"/>
                <w:rtl w:val="0"/>
              </w:rPr>
              <w:t xml:space="preserve">Check sản phẩm trong gói bán: </w:t>
            </w:r>
          </w:p>
          <w:p w:rsidR="00000000" w:rsidDel="00000000" w:rsidP="00000000" w:rsidRDefault="00000000" w:rsidRPr="00000000" w14:paraId="00000A3E">
            <w:pPr>
              <w:numPr>
                <w:ilvl w:val="0"/>
                <w:numId w:val="29"/>
              </w:numPr>
              <w:spacing w:after="0" w:line="240" w:lineRule="auto"/>
              <w:ind w:left="720" w:hanging="360"/>
              <w:rPr>
                <w:color w:val="000000"/>
                <w:sz w:val="20"/>
                <w:szCs w:val="20"/>
              </w:rPr>
            </w:pPr>
            <w:r w:rsidDel="00000000" w:rsidR="00000000" w:rsidRPr="00000000">
              <w:rPr>
                <w:color w:val="000000"/>
                <w:sz w:val="20"/>
                <w:szCs w:val="20"/>
                <w:rtl w:val="0"/>
              </w:rPr>
              <w:t xml:space="preserve">Nếu trong gói bán chỉ có SKU có serviceID - ServiceName  = “FPT Camera Only” -&gt; được hiểu là CMR ONLY, cần truyền thông tin triển khai Subservicetype = Triển khai CMR Only</w:t>
            </w:r>
          </w:p>
          <w:p w:rsidR="00000000" w:rsidDel="00000000" w:rsidP="00000000" w:rsidRDefault="00000000" w:rsidRPr="00000000" w14:paraId="00000A3F">
            <w:pPr>
              <w:numPr>
                <w:ilvl w:val="0"/>
                <w:numId w:val="29"/>
              </w:numPr>
              <w:spacing w:after="0" w:line="240" w:lineRule="auto"/>
              <w:ind w:left="720" w:hanging="360"/>
              <w:rPr>
                <w:color w:val="000000"/>
                <w:sz w:val="20"/>
                <w:szCs w:val="20"/>
              </w:rPr>
            </w:pPr>
            <w:r w:rsidDel="00000000" w:rsidR="00000000" w:rsidRPr="00000000">
              <w:rPr>
                <w:color w:val="000000"/>
                <w:sz w:val="20"/>
                <w:szCs w:val="20"/>
                <w:rtl w:val="0"/>
              </w:rPr>
              <w:t xml:space="preserve">Nếu trong gói bán có các SKU có  serviceID - ServiceName != “FPT Camera Combo” -&gt; được hiểu là CMR Combo, cần truyền thông tin triển khai Subservicetype của Triển khai CMR Combo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0">
            <w:pPr>
              <w:rPr>
                <w:b w:val="1"/>
                <w:bCs w:val="1"/>
                <w:color w:val="ff0000"/>
                <w:sz w:val="22"/>
                <w:szCs w:val="22"/>
              </w:rPr>
            </w:pPr>
            <w:commentRangeEnd w:id="129"/>
            <w:r w:rsidDel="00000000" w:rsidR="00000000" w:rsidRPr="00000000">
              <w:commentReference w:id="129"/>
            </w:r>
            <w:commentRangeEnd w:id="130"/>
            <w:r w:rsidDel="00000000" w:rsidR="00000000" w:rsidRPr="00000000">
              <w:commentReference w:id="130"/>
            </w:r>
            <w:commentRangeStart w:id="131"/>
            <w:commentRangeStart w:id="132"/>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1">
            <w:pPr>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2">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3">
            <w:pPr>
              <w:spacing w:after="0" w:line="240" w:lineRule="auto"/>
              <w:rPr>
                <w:color w:val="000000"/>
                <w:sz w:val="20"/>
                <w:szCs w:val="20"/>
              </w:rPr>
            </w:pPr>
            <w:r w:rsidDel="00000000" w:rsidR="00000000" w:rsidRPr="00000000">
              <w:rPr>
                <w:color w:val="000000"/>
                <w:sz w:val="20"/>
                <w:szCs w:val="20"/>
                <w:rtl w:val="0"/>
              </w:rPr>
              <w:t xml:space="preserve">SubServiceID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4">
            <w:pPr>
              <w:spacing w:after="0" w:line="240" w:lineRule="auto"/>
              <w:rPr>
                <w:color w:val="000000"/>
                <w:sz w:val="20"/>
                <w:szCs w:val="20"/>
              </w:rPr>
            </w:pPr>
            <w:r w:rsidDel="00000000" w:rsidR="00000000" w:rsidRPr="00000000">
              <w:rPr>
                <w:color w:val="000000"/>
                <w:sz w:val="20"/>
                <w:szCs w:val="20"/>
                <w:rtl w:val="0"/>
              </w:rPr>
              <w:t xml:space="preserve">Truyền SubserviceID tương ứng cấu hình trong bảng Phí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5">
            <w:pPr>
              <w:spacing w:after="0" w:line="240" w:lineRule="auto"/>
              <w:rPr>
                <w:color w:val="000000"/>
                <w:sz w:val="20"/>
                <w:szCs w:val="20"/>
              </w:rPr>
            </w:pPr>
            <w:r w:rsidDel="00000000" w:rsidR="00000000" w:rsidRPr="00000000">
              <w:rPr>
                <w:color w:val="000000"/>
                <w:sz w:val="20"/>
                <w:szCs w:val="20"/>
                <w:rtl w:val="0"/>
              </w:rPr>
              <w:t xml:space="preserve">TK theo thiết bị</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6">
            <w:pPr>
              <w:spacing w:after="0" w:line="240" w:lineRule="auto"/>
              <w:rPr>
                <w:color w:val="000000"/>
                <w:sz w:val="20"/>
                <w:szCs w:val="20"/>
              </w:rPr>
            </w:pPr>
            <w:r w:rsidDel="00000000" w:rsidR="00000000" w:rsidRPr="00000000">
              <w:rPr>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7">
            <w:pPr>
              <w:spacing w:after="0" w:line="240" w:lineRule="auto"/>
              <w:rPr>
                <w:color w:val="000000"/>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8">
            <w:pPr>
              <w:rPr>
                <w:b w:val="1"/>
                <w:bCs w:val="1"/>
                <w:color w:val="ff0000"/>
                <w:sz w:val="22"/>
                <w:szCs w:val="22"/>
              </w:rPr>
            </w:pPr>
            <w:commentRangeEnd w:id="131"/>
            <w:r w:rsidDel="00000000" w:rsidR="00000000" w:rsidRPr="00000000">
              <w:commentReference w:id="131"/>
            </w:r>
            <w:commentRangeEnd w:id="132"/>
            <w:r w:rsidDel="00000000" w:rsidR="00000000" w:rsidRPr="00000000">
              <w:commentReference w:id="132"/>
            </w:r>
            <w:commentRangeStart w:id="133"/>
            <w:commentRangeStart w:id="134"/>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9">
            <w:pPr>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A">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B">
            <w:pPr>
              <w:spacing w:after="0" w:line="240" w:lineRule="auto"/>
              <w:rPr>
                <w:color w:val="000000"/>
                <w:sz w:val="20"/>
                <w:szCs w:val="20"/>
              </w:rPr>
            </w:pPr>
            <w:r w:rsidDel="00000000" w:rsidR="00000000" w:rsidRPr="00000000">
              <w:rPr>
                <w:color w:val="000000"/>
                <w:sz w:val="20"/>
                <w:szCs w:val="20"/>
                <w:rtl w:val="0"/>
              </w:rPr>
              <w:t xml:space="preserve">DeviceID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C">
            <w:pPr>
              <w:spacing w:after="0" w:line="240" w:lineRule="auto"/>
              <w:rPr>
                <w:color w:val="000000"/>
                <w:sz w:val="20"/>
                <w:szCs w:val="20"/>
              </w:rPr>
            </w:pPr>
            <w:r w:rsidDel="00000000" w:rsidR="00000000" w:rsidRPr="00000000">
              <w:rPr>
                <w:color w:val="000000"/>
                <w:sz w:val="20"/>
                <w:szCs w:val="20"/>
                <w:rtl w:val="0"/>
              </w:rPr>
              <w:t xml:space="preserve">Truyền sản phẩm cha gắn với phí lắp đặt đi kèm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D">
            <w:pPr>
              <w:spacing w:after="0" w:line="240" w:lineRule="auto"/>
              <w:rPr>
                <w:color w:val="000000"/>
                <w:sz w:val="20"/>
                <w:szCs w:val="20"/>
              </w:rPr>
            </w:pPr>
            <w:r w:rsidDel="00000000" w:rsidR="00000000" w:rsidRPr="00000000">
              <w:rPr>
                <w:color w:val="000000"/>
                <w:sz w:val="20"/>
                <w:szCs w:val="20"/>
                <w:rtl w:val="0"/>
              </w:rPr>
              <w:t xml:space="preserve">FCAM-IQ 4S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E">
            <w:pPr>
              <w:spacing w:after="0" w:line="240" w:lineRule="auto"/>
              <w:rPr>
                <w:color w:val="000000"/>
                <w:sz w:val="20"/>
                <w:szCs w:val="20"/>
              </w:rPr>
            </w:pPr>
            <w:r w:rsidDel="00000000" w:rsidR="00000000" w:rsidRPr="00000000">
              <w:rPr>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4F">
            <w:pPr>
              <w:spacing w:after="0" w:line="240" w:lineRule="auto"/>
              <w:rPr>
                <w:color w:val="000000"/>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0">
            <w:pPr>
              <w:rPr>
                <w:b w:val="1"/>
                <w:bCs w:val="1"/>
                <w:color w:val="ff0000"/>
                <w:sz w:val="22"/>
                <w:szCs w:val="22"/>
              </w:rPr>
            </w:pPr>
            <w:commentRangeEnd w:id="133"/>
            <w:r w:rsidDel="00000000" w:rsidR="00000000" w:rsidRPr="00000000">
              <w:commentReference w:id="133"/>
            </w:r>
            <w:commentRangeEnd w:id="134"/>
            <w:r w:rsidDel="00000000" w:rsidR="00000000" w:rsidRPr="00000000">
              <w:commentReference w:id="134"/>
            </w:r>
            <w:commentRangeStart w:id="135"/>
            <w:commentRangeStart w:id="136"/>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1">
            <w:pPr>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2">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3">
            <w:pPr>
              <w:spacing w:after="0" w:line="240" w:lineRule="auto"/>
              <w:rPr>
                <w:color w:val="000000"/>
                <w:sz w:val="20"/>
                <w:szCs w:val="20"/>
              </w:rPr>
            </w:pPr>
            <w:r w:rsidDel="00000000" w:rsidR="00000000" w:rsidRPr="00000000">
              <w:rPr>
                <w:color w:val="000000"/>
                <w:sz w:val="20"/>
                <w:szCs w:val="20"/>
                <w:rtl w:val="0"/>
              </w:rPr>
              <w:t xml:space="preserve">DeployTypeID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4">
            <w:pPr>
              <w:spacing w:after="0" w:line="240" w:lineRule="auto"/>
              <w:rPr>
                <w:color w:val="000000"/>
                <w:sz w:val="20"/>
                <w:szCs w:val="20"/>
              </w:rPr>
            </w:pPr>
            <w:r w:rsidDel="00000000" w:rsidR="00000000" w:rsidRPr="00000000">
              <w:rPr>
                <w:color w:val="000000"/>
                <w:sz w:val="20"/>
                <w:szCs w:val="20"/>
                <w:rtl w:val="0"/>
              </w:rPr>
              <w:t xml:space="preserve">Truyền đơn vị triển khai chọn trong gói bán của Phí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5">
            <w:pPr>
              <w:spacing w:after="0" w:line="240" w:lineRule="auto"/>
              <w:rPr>
                <w:color w:val="000000"/>
                <w:sz w:val="20"/>
                <w:szCs w:val="20"/>
              </w:rPr>
            </w:pPr>
            <w:r w:rsidDel="00000000" w:rsidR="00000000" w:rsidRPr="00000000">
              <w:rPr>
                <w:color w:val="000000"/>
                <w:sz w:val="20"/>
                <w:szCs w:val="20"/>
                <w:rtl w:val="0"/>
              </w:rPr>
              <w:t xml:space="preserve">TIN/PNC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6">
            <w:pPr>
              <w:spacing w:after="0" w:line="240" w:lineRule="auto"/>
              <w:rPr>
                <w:color w:val="000000"/>
                <w:sz w:val="20"/>
                <w:szCs w:val="20"/>
              </w:rPr>
            </w:pPr>
            <w:r w:rsidDel="00000000" w:rsidR="00000000" w:rsidRPr="00000000">
              <w:rPr>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7">
            <w:pPr>
              <w:spacing w:after="0" w:line="240" w:lineRule="auto"/>
              <w:rPr>
                <w:color w:val="000000"/>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8">
            <w:pPr>
              <w:rPr>
                <w:b w:val="1"/>
                <w:bCs w:val="1"/>
                <w:color w:val="ff0000"/>
                <w:sz w:val="22"/>
                <w:szCs w:val="22"/>
              </w:rPr>
            </w:pPr>
            <w:commentRangeEnd w:id="135"/>
            <w:r w:rsidDel="00000000" w:rsidR="00000000" w:rsidRPr="00000000">
              <w:commentReference w:id="135"/>
            </w:r>
            <w:commentRangeEnd w:id="136"/>
            <w:r w:rsidDel="00000000" w:rsidR="00000000" w:rsidRPr="00000000">
              <w:commentReference w:id="136"/>
            </w:r>
            <w:commentRangeStart w:id="137"/>
            <w:commentRangeStart w:id="138"/>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9">
            <w:pPr>
              <w:rPr>
                <w:i w:val="1"/>
                <w:i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A">
            <w:pPr>
              <w:spacing w:after="0" w:line="24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B">
            <w:pPr>
              <w:spacing w:after="0" w:line="240" w:lineRule="auto"/>
              <w:rPr>
                <w:color w:val="000000"/>
                <w:sz w:val="20"/>
                <w:szCs w:val="20"/>
              </w:rPr>
            </w:pPr>
            <w:r w:rsidDel="00000000" w:rsidR="00000000" w:rsidRPr="00000000">
              <w:rPr>
                <w:color w:val="000000"/>
                <w:sz w:val="20"/>
                <w:szCs w:val="20"/>
                <w:rtl w:val="0"/>
              </w:rPr>
              <w:t xml:space="preserve">PriceVAT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C">
            <w:pPr>
              <w:spacing w:after="0" w:line="240" w:lineRule="auto"/>
              <w:rPr>
                <w:color w:val="000000"/>
                <w:sz w:val="20"/>
                <w:szCs w:val="20"/>
              </w:rPr>
            </w:pPr>
            <w:r w:rsidDel="00000000" w:rsidR="00000000" w:rsidRPr="00000000">
              <w:rPr>
                <w:color w:val="000000"/>
                <w:sz w:val="20"/>
                <w:szCs w:val="20"/>
                <w:rtl w:val="0"/>
              </w:rPr>
              <w:t xml:space="preserve">= Field “Tống giá bán” trong dòng giá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D">
            <w:pPr>
              <w:spacing w:after="0" w:line="240" w:lineRule="auto"/>
              <w:rPr>
                <w:color w:val="000000"/>
                <w:sz w:val="20"/>
                <w:szCs w:val="20"/>
              </w:rPr>
            </w:pPr>
            <w:r w:rsidDel="00000000" w:rsidR="00000000" w:rsidRPr="00000000">
              <w:rPr>
                <w:color w:val="000000"/>
                <w:sz w:val="20"/>
                <w:szCs w:val="20"/>
                <w:rtl w:val="0"/>
              </w:rPr>
              <w:t xml:space="preserve">100000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E">
            <w:pPr>
              <w:spacing w:after="0" w:line="240" w:lineRule="auto"/>
              <w:rPr>
                <w:color w:val="000000"/>
                <w:sz w:val="20"/>
                <w:szCs w:val="20"/>
              </w:rPr>
            </w:pPr>
            <w:r w:rsidDel="00000000" w:rsidR="00000000" w:rsidRPr="00000000">
              <w:rPr>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A5F">
            <w:pPr>
              <w:spacing w:after="0" w:line="240" w:lineRule="auto"/>
              <w:rPr>
                <w:color w:val="000000"/>
                <w:sz w:val="20"/>
                <w:szCs w:val="20"/>
              </w:rPr>
            </w:pPr>
            <w:r w:rsidDel="00000000" w:rsidR="00000000" w:rsidRPr="00000000">
              <w:rPr>
                <w:rtl w:val="0"/>
              </w:rPr>
            </w:r>
          </w:p>
        </w:tc>
      </w:tr>
    </w:tbl>
    <w:p w:rsidR="00000000" w:rsidDel="00000000" w:rsidP="00000000" w:rsidRDefault="00000000" w:rsidRPr="00000000" w14:paraId="00000A60">
      <w:pPr>
        <w:rPr>
          <w:sz w:val="24"/>
          <w:szCs w:val="24"/>
        </w:rPr>
      </w:pPr>
      <w:commentRangeEnd w:id="137"/>
      <w:r w:rsidDel="00000000" w:rsidR="00000000" w:rsidRPr="00000000">
        <w:commentReference w:id="137"/>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0A61">
      <w:pPr>
        <w:rPr>
          <w:color w:val="000000"/>
        </w:rPr>
      </w:pPr>
      <w:r w:rsidDel="00000000" w:rsidR="00000000" w:rsidRPr="00000000">
        <w:rPr>
          <w:color w:val="000000"/>
          <w:rtl w:val="0"/>
        </w:rPr>
        <w:t xml:space="preserve">Yêu cầu API: </w:t>
      </w:r>
    </w:p>
    <w:p w:rsidR="00000000" w:rsidDel="00000000" w:rsidP="00000000" w:rsidRDefault="00000000" w:rsidRPr="00000000" w14:paraId="00000A62">
      <w:pPr>
        <w:numPr>
          <w:ilvl w:val="0"/>
          <w:numId w:val="1"/>
        </w:numPr>
        <w:spacing w:after="0" w:afterAutospacing="0"/>
        <w:ind w:left="720" w:hanging="360"/>
        <w:rPr>
          <w:color w:val="000000"/>
        </w:rPr>
      </w:pPr>
      <w:r w:rsidDel="00000000" w:rsidR="00000000" w:rsidRPr="00000000">
        <w:rPr>
          <w:color w:val="000000"/>
          <w:rtl w:val="0"/>
        </w:rPr>
        <w:t xml:space="preserve">Sau khi QLCS tạo thành công chính sách bán hàng, trả ngược lại mã cho ECP </w:t>
      </w:r>
    </w:p>
    <w:p w:rsidR="00000000" w:rsidDel="00000000" w:rsidP="00000000" w:rsidRDefault="00000000" w:rsidRPr="00000000" w14:paraId="00000A63">
      <w:pPr>
        <w:numPr>
          <w:ilvl w:val="0"/>
          <w:numId w:val="1"/>
        </w:numPr>
        <w:ind w:left="720" w:hanging="360"/>
        <w:rPr>
          <w:color w:val="000000"/>
        </w:rPr>
      </w:pPr>
      <w:r w:rsidDel="00000000" w:rsidR="00000000" w:rsidRPr="00000000">
        <w:rPr>
          <w:color w:val="000000"/>
          <w:rtl w:val="0"/>
        </w:rPr>
        <w:t xml:space="preserve">ECP lưu lại mã chính sách bán hàng vào trường “Mã chính sách tương ứng”  đồng thời chuyển giá trị trường “Trạng thái dưới QLCS” sang Chờ ban hành </w:t>
      </w:r>
    </w:p>
    <w:p w:rsidR="00000000" w:rsidDel="00000000" w:rsidP="00000000" w:rsidRDefault="00000000" w:rsidRPr="00000000" w14:paraId="00000A64">
      <w:pPr>
        <w:pStyle w:val="Heading4"/>
        <w:rPr/>
      </w:pPr>
      <w:bookmarkStart w:colFirst="0" w:colLast="0" w:name="_ayy7002vmrvb" w:id="61"/>
      <w:bookmarkEnd w:id="61"/>
      <w:r w:rsidDel="00000000" w:rsidR="00000000" w:rsidRPr="00000000">
        <w:rPr>
          <w:rtl w:val="0"/>
        </w:rPr>
        <w:t xml:space="preserve">10.3 Giao diện</w:t>
      </w:r>
    </w:p>
    <w:p w:rsidR="00000000" w:rsidDel="00000000" w:rsidP="00000000" w:rsidRDefault="00000000" w:rsidRPr="00000000" w14:paraId="00000A65">
      <w:pPr>
        <w:pStyle w:val="Heading4"/>
        <w:rPr>
          <w:color w:val="000000"/>
        </w:rPr>
      </w:pPr>
      <w:bookmarkStart w:colFirst="0" w:colLast="0" w:name="_o6u6gi8hn35a" w:id="62"/>
      <w:bookmarkEnd w:id="62"/>
      <w:r w:rsidDel="00000000" w:rsidR="00000000" w:rsidRPr="00000000">
        <w:rPr>
          <w:color w:val="000000"/>
        </w:rPr>
        <w:drawing>
          <wp:inline distB="114300" distT="114300" distL="114300" distR="114300">
            <wp:extent cx="8167688" cy="5503946"/>
            <wp:effectExtent b="0" l="0" r="0" t="0"/>
            <wp:docPr id="17"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8167688" cy="5503946"/>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pStyle w:val="Heading3"/>
        <w:ind w:left="0" w:firstLine="0"/>
        <w:rPr>
          <w:rFonts w:ascii="Times New Roman" w:cs="Times New Roman" w:eastAsia="Times New Roman" w:hAnsi="Times New Roman"/>
          <w:sz w:val="24"/>
          <w:szCs w:val="24"/>
        </w:rPr>
      </w:pPr>
      <w:bookmarkStart w:colFirst="0" w:colLast="0" w:name="_83x0nyhsrlno" w:id="63"/>
      <w:bookmarkEnd w:id="63"/>
      <w:r w:rsidDel="00000000" w:rsidR="00000000" w:rsidRPr="00000000">
        <w:rPr>
          <w:rFonts w:ascii="Times New Roman" w:cs="Times New Roman" w:eastAsia="Times New Roman" w:hAnsi="Times New Roman"/>
          <w:sz w:val="24"/>
          <w:szCs w:val="24"/>
          <w:rtl w:val="0"/>
        </w:rPr>
        <w:t xml:space="preserve">11. Chức năng Tắt trạng thái hoạt động cả gói bán </w:t>
      </w:r>
    </w:p>
    <w:p w:rsidR="00000000" w:rsidDel="00000000" w:rsidP="00000000" w:rsidRDefault="00000000" w:rsidRPr="00000000" w14:paraId="00000A68">
      <w:pPr>
        <w:pStyle w:val="Heading4"/>
        <w:ind w:left="0" w:firstLine="720"/>
        <w:rPr>
          <w:color w:val="000000"/>
          <w:sz w:val="24"/>
          <w:szCs w:val="24"/>
        </w:rPr>
      </w:pPr>
      <w:bookmarkStart w:colFirst="0" w:colLast="0" w:name="_5qfmtprwb3m5" w:id="64"/>
      <w:bookmarkEnd w:id="64"/>
      <w:r w:rsidDel="00000000" w:rsidR="00000000" w:rsidRPr="00000000">
        <w:rPr>
          <w:color w:val="000000"/>
          <w:sz w:val="24"/>
          <w:szCs w:val="24"/>
          <w:rtl w:val="0"/>
        </w:rPr>
        <w:t xml:space="preserve">11.1 Thông tin chung </w:t>
      </w:r>
    </w:p>
    <w:p w:rsidR="00000000" w:rsidDel="00000000" w:rsidP="00000000" w:rsidRDefault="00000000" w:rsidRPr="00000000" w14:paraId="00000A69">
      <w:pPr>
        <w:pStyle w:val="Heading4"/>
        <w:ind w:left="1080" w:hanging="360"/>
        <w:rPr>
          <w:color w:val="000000"/>
          <w:sz w:val="24"/>
          <w:szCs w:val="24"/>
        </w:rPr>
      </w:pPr>
      <w:bookmarkStart w:colFirst="0" w:colLast="0" w:name="_vg1exondvwmo" w:id="65"/>
      <w:bookmarkEnd w:id="65"/>
      <w:r w:rsidDel="00000000" w:rsidR="00000000" w:rsidRPr="00000000">
        <w:rPr>
          <w:color w:val="000000"/>
          <w:sz w:val="24"/>
          <w:szCs w:val="24"/>
          <w:rtl w:val="0"/>
        </w:rPr>
        <w:t xml:space="preserve">11.2  Luồng nghiệp vụ </w:t>
      </w:r>
    </w:p>
    <w:p w:rsidR="00000000" w:rsidDel="00000000" w:rsidP="00000000" w:rsidRDefault="00000000" w:rsidRPr="00000000" w14:paraId="00000A6A">
      <w:pPr>
        <w:numPr>
          <w:ilvl w:val="0"/>
          <w:numId w:val="70"/>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Điều kiện</w:t>
      </w:r>
      <w:r w:rsidDel="00000000" w:rsidR="00000000" w:rsidRPr="00000000">
        <w:rPr>
          <w:color w:val="000000"/>
          <w:sz w:val="24"/>
          <w:szCs w:val="24"/>
          <w:rtl w:val="0"/>
        </w:rPr>
        <w:t xml:space="preserve">: Gói bán đã được tạo thành công trên ECP (xem ở chức năng tạo Gói bán) </w:t>
      </w:r>
    </w:p>
    <w:p w:rsidR="00000000" w:rsidDel="00000000" w:rsidP="00000000" w:rsidRDefault="00000000" w:rsidRPr="00000000" w14:paraId="00000A6B">
      <w:pPr>
        <w:numPr>
          <w:ilvl w:val="0"/>
          <w:numId w:val="47"/>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Trigger</w:t>
      </w:r>
      <w:r w:rsidDel="00000000" w:rsidR="00000000" w:rsidRPr="00000000">
        <w:rPr>
          <w:color w:val="000000"/>
          <w:sz w:val="24"/>
          <w:szCs w:val="24"/>
          <w:rtl w:val="0"/>
        </w:rPr>
        <w:t xml:space="preserve">: Khi người dùng chuyển giá trị của thông tin ”Trạng thái” trong gói bán sang Ngừng hoạt động và bấm nút “Lưu” </w:t>
      </w:r>
    </w:p>
    <w:p w:rsidR="00000000" w:rsidDel="00000000" w:rsidP="00000000" w:rsidRDefault="00000000" w:rsidRPr="00000000" w14:paraId="00000A6C">
      <w:pPr>
        <w:numPr>
          <w:ilvl w:val="0"/>
          <w:numId w:val="47"/>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Action</w:t>
      </w:r>
      <w:r w:rsidDel="00000000" w:rsidR="00000000" w:rsidRPr="00000000">
        <w:rPr>
          <w:color w:val="000000"/>
          <w:sz w:val="24"/>
          <w:szCs w:val="24"/>
          <w:rtl w:val="0"/>
        </w:rPr>
        <w:t xml:space="preserve">: Hệ thống sẽ </w:t>
      </w:r>
    </w:p>
    <w:p w:rsidR="00000000" w:rsidDel="00000000" w:rsidP="00000000" w:rsidRDefault="00000000" w:rsidRPr="00000000" w14:paraId="00000A6D">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Cập nhật trạng thái các dòng giá bán khu vực + kênh đang hoạt động sang Ngừng hoạt động </w:t>
      </w:r>
    </w:p>
    <w:p w:rsidR="00000000" w:rsidDel="00000000" w:rsidP="00000000" w:rsidRDefault="00000000" w:rsidRPr="00000000" w14:paraId="00000A6E">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Gọi sang QLCS để cập nhật trạng thái Dừng hoạt động với các CSBH tương ứng với các dòng giá vừa chuyển sang Ngừng hoạt động </w:t>
      </w:r>
    </w:p>
    <w:p w:rsidR="00000000" w:rsidDel="00000000" w:rsidP="00000000" w:rsidRDefault="00000000" w:rsidRPr="00000000" w14:paraId="00000A6F">
      <w:pPr>
        <w:numPr>
          <w:ilvl w:val="1"/>
          <w:numId w:val="47"/>
        </w:numPr>
        <w:ind w:left="2160" w:hanging="360"/>
        <w:rPr>
          <w:color w:val="000000"/>
          <w:sz w:val="24"/>
          <w:szCs w:val="24"/>
        </w:rPr>
      </w:pPr>
      <w:r w:rsidDel="00000000" w:rsidR="00000000" w:rsidRPr="00000000">
        <w:rPr>
          <w:color w:val="000000"/>
          <w:sz w:val="24"/>
          <w:szCs w:val="24"/>
          <w:rtl w:val="0"/>
        </w:rPr>
        <w:t xml:space="preserve">Sau khi đã tắt hoạt động gói bán, không thể bật lại được (trừ trường hợp gói bán chưa đồng bộ xuống QLCS, như định nghĩa ở Chức năng Chỉnh sửa gói bán trước khi gửi duyệt tạo QLCS)</w:t>
      </w:r>
    </w:p>
    <w:p w:rsidR="00000000" w:rsidDel="00000000" w:rsidP="00000000" w:rsidRDefault="00000000" w:rsidRPr="00000000" w14:paraId="00000A70">
      <w:pPr>
        <w:rPr>
          <w:color w:val="000000"/>
          <w:sz w:val="24"/>
          <w:szCs w:val="24"/>
        </w:rPr>
      </w:pPr>
      <w:r w:rsidDel="00000000" w:rsidR="00000000" w:rsidRPr="00000000">
        <w:rPr>
          <w:rtl w:val="0"/>
        </w:rPr>
      </w:r>
    </w:p>
    <w:p w:rsidR="00000000" w:rsidDel="00000000" w:rsidP="00000000" w:rsidRDefault="00000000" w:rsidRPr="00000000" w14:paraId="00000A71">
      <w:pPr>
        <w:pStyle w:val="Heading4"/>
        <w:ind w:left="1080" w:hanging="360"/>
        <w:rPr>
          <w:color w:val="000000"/>
          <w:sz w:val="24"/>
          <w:szCs w:val="24"/>
        </w:rPr>
      </w:pPr>
      <w:bookmarkStart w:colFirst="0" w:colLast="0" w:name="_6z3oh23xxo17" w:id="66"/>
      <w:bookmarkEnd w:id="66"/>
      <w:r w:rsidDel="00000000" w:rsidR="00000000" w:rsidRPr="00000000">
        <w:rPr>
          <w:color w:val="000000"/>
          <w:sz w:val="24"/>
          <w:szCs w:val="24"/>
          <w:rtl w:val="0"/>
        </w:rPr>
        <w:t xml:space="preserve">11.3 Giao diện:</w:t>
      </w:r>
    </w:p>
    <w:p w:rsidR="00000000" w:rsidDel="00000000" w:rsidP="00000000" w:rsidRDefault="00000000" w:rsidRPr="00000000" w14:paraId="00000A72">
      <w:pPr>
        <w:numPr>
          <w:ilvl w:val="0"/>
          <w:numId w:val="38"/>
        </w:numPr>
        <w:spacing w:after="0" w:afterAutospacing="0"/>
        <w:ind w:left="720" w:hanging="360"/>
      </w:pPr>
      <w:r w:rsidDel="00000000" w:rsidR="00000000" w:rsidRPr="00000000">
        <w:rPr>
          <w:rtl w:val="0"/>
        </w:rPr>
        <w:t xml:space="preserve">Trước khi tắt trạng thái gói bán </w:t>
      </w:r>
    </w:p>
    <w:p w:rsidR="00000000" w:rsidDel="00000000" w:rsidP="00000000" w:rsidRDefault="00000000" w:rsidRPr="00000000" w14:paraId="00000A73">
      <w:pPr>
        <w:numPr>
          <w:ilvl w:val="0"/>
          <w:numId w:val="95"/>
        </w:numPr>
        <w:ind w:left="1440" w:hanging="360"/>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Sau khi tắt trạng thái </w:t>
      </w:r>
    </w:p>
    <w:p w:rsidR="00000000" w:rsidDel="00000000" w:rsidP="00000000" w:rsidRDefault="00000000" w:rsidRPr="00000000" w14:paraId="00000A76">
      <w:pPr>
        <w:rPr/>
      </w:pPr>
      <w:r w:rsidDel="00000000" w:rsidR="00000000" w:rsidRPr="00000000">
        <w:rPr/>
        <w:drawing>
          <wp:inline distB="114300" distT="114300" distL="114300" distR="114300">
            <wp:extent cx="4443413" cy="4541999"/>
            <wp:effectExtent b="0" l="0" r="0" t="0"/>
            <wp:docPr id="40"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4443413" cy="4541999"/>
                    </a:xfrm>
                    <a:prstGeom prst="rect"/>
                    <a:ln/>
                  </pic:spPr>
                </pic:pic>
              </a:graphicData>
            </a:graphic>
          </wp:inline>
        </w:drawing>
      </w: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3"/>
        <w:rPr/>
      </w:pPr>
      <w:bookmarkStart w:colFirst="0" w:colLast="0" w:name="_9irpdqfkcqn5" w:id="67"/>
      <w:bookmarkEnd w:id="67"/>
      <w:r w:rsidDel="00000000" w:rsidR="00000000" w:rsidRPr="00000000">
        <w:rPr>
          <w:rtl w:val="0"/>
        </w:rPr>
        <w:t xml:space="preserve">12. Chức năng cập nhật trạng thái Đã ban hành từ QLCS </w:t>
      </w:r>
    </w:p>
    <w:p w:rsidR="00000000" w:rsidDel="00000000" w:rsidP="00000000" w:rsidRDefault="00000000" w:rsidRPr="00000000" w14:paraId="00000A7A">
      <w:pPr>
        <w:pStyle w:val="Heading4"/>
        <w:rPr/>
      </w:pPr>
      <w:bookmarkStart w:colFirst="0" w:colLast="0" w:name="_m41k0ce4ic76" w:id="68"/>
      <w:bookmarkEnd w:id="68"/>
      <w:r w:rsidDel="00000000" w:rsidR="00000000" w:rsidRPr="00000000">
        <w:rPr>
          <w:rtl w:val="0"/>
        </w:rPr>
        <w:tab/>
        <w:tab/>
        <w:t xml:space="preserve">12.1. Thông tin chung </w:t>
      </w:r>
    </w:p>
    <w:p w:rsidR="00000000" w:rsidDel="00000000" w:rsidP="00000000" w:rsidRDefault="00000000" w:rsidRPr="00000000" w14:paraId="00000A7B">
      <w:pPr>
        <w:pStyle w:val="Heading4"/>
        <w:ind w:left="0" w:firstLine="720"/>
        <w:rPr>
          <w:color w:val="000000"/>
          <w:sz w:val="24"/>
          <w:szCs w:val="24"/>
        </w:rPr>
      </w:pPr>
      <w:bookmarkStart w:colFirst="0" w:colLast="0" w:name="_gobxtkf7tcad" w:id="69"/>
      <w:bookmarkEnd w:id="69"/>
      <w:r w:rsidDel="00000000" w:rsidR="00000000" w:rsidRPr="00000000">
        <w:rPr>
          <w:color w:val="000000"/>
          <w:sz w:val="24"/>
          <w:szCs w:val="24"/>
          <w:rtl w:val="0"/>
        </w:rPr>
        <w:t xml:space="preserve">12..2  Luồng nghiệp vụ </w:t>
      </w:r>
    </w:p>
    <w:p w:rsidR="00000000" w:rsidDel="00000000" w:rsidP="00000000" w:rsidRDefault="00000000" w:rsidRPr="00000000" w14:paraId="00000A7C">
      <w:pPr>
        <w:numPr>
          <w:ilvl w:val="0"/>
          <w:numId w:val="28"/>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Điều kiện</w:t>
      </w:r>
      <w:r w:rsidDel="00000000" w:rsidR="00000000" w:rsidRPr="00000000">
        <w:rPr>
          <w:color w:val="000000"/>
          <w:sz w:val="24"/>
          <w:szCs w:val="24"/>
          <w:rtl w:val="0"/>
        </w:rPr>
        <w:t xml:space="preserve">: Giá bán đã tạo thành công, trạng thái = “Hoạt động” và trạng thái phê duyệt = “Đã phê duyệt” và trạng thái dưới QLCS = “Chờ ban hành” </w:t>
      </w:r>
    </w:p>
    <w:p w:rsidR="00000000" w:rsidDel="00000000" w:rsidP="00000000" w:rsidRDefault="00000000" w:rsidRPr="00000000" w14:paraId="00000A7D">
      <w:pPr>
        <w:numPr>
          <w:ilvl w:val="0"/>
          <w:numId w:val="47"/>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Trigger</w:t>
      </w:r>
      <w:r w:rsidDel="00000000" w:rsidR="00000000" w:rsidRPr="00000000">
        <w:rPr>
          <w:color w:val="000000"/>
          <w:sz w:val="24"/>
          <w:szCs w:val="24"/>
          <w:rtl w:val="0"/>
        </w:rPr>
        <w:t xml:space="preserve">: </w:t>
      </w:r>
    </w:p>
    <w:p w:rsidR="00000000" w:rsidDel="00000000" w:rsidP="00000000" w:rsidRDefault="00000000" w:rsidRPr="00000000" w14:paraId="00000A7E">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QLCS ban hành chính sách giá được tạo từ ECP </w:t>
      </w:r>
    </w:p>
    <w:p w:rsidR="00000000" w:rsidDel="00000000" w:rsidP="00000000" w:rsidRDefault="00000000" w:rsidRPr="00000000" w14:paraId="00000A7F">
      <w:pPr>
        <w:numPr>
          <w:ilvl w:val="0"/>
          <w:numId w:val="47"/>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Action</w:t>
      </w:r>
      <w:r w:rsidDel="00000000" w:rsidR="00000000" w:rsidRPr="00000000">
        <w:rPr>
          <w:color w:val="000000"/>
          <w:sz w:val="24"/>
          <w:szCs w:val="24"/>
          <w:rtl w:val="0"/>
        </w:rPr>
        <w:t xml:space="preserve">: Hệ thống sẽ: </w:t>
      </w:r>
    </w:p>
    <w:p w:rsidR="00000000" w:rsidDel="00000000" w:rsidP="00000000" w:rsidRDefault="00000000" w:rsidRPr="00000000" w14:paraId="00000A80">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QLCS gọi API cập nhật trạng thái Ban hành lên ECP (bao gồm mã CSBH + trạng thái) </w:t>
      </w:r>
    </w:p>
    <w:p w:rsidR="00000000" w:rsidDel="00000000" w:rsidP="00000000" w:rsidRDefault="00000000" w:rsidRPr="00000000" w14:paraId="00000A81">
      <w:pPr>
        <w:numPr>
          <w:ilvl w:val="1"/>
          <w:numId w:val="47"/>
        </w:numPr>
        <w:ind w:left="2160" w:hanging="360"/>
        <w:rPr>
          <w:color w:val="000000"/>
          <w:sz w:val="24"/>
          <w:szCs w:val="24"/>
        </w:rPr>
      </w:pPr>
      <w:r w:rsidDel="00000000" w:rsidR="00000000" w:rsidRPr="00000000">
        <w:rPr>
          <w:color w:val="000000"/>
          <w:sz w:val="24"/>
          <w:szCs w:val="24"/>
          <w:rtl w:val="0"/>
        </w:rPr>
        <w:t xml:space="preserve">ECP tìm trong danh sách giá bán dòng giá tương ứng với mã CSBH QLCS gửi lên -&gt; cập nhật trường giá trị “Trạng thái dưới QLCS” từ “Chờ phê duyệt” -&gt; “Đã phê duyệt”</w:t>
      </w:r>
    </w:p>
    <w:p w:rsidR="00000000" w:rsidDel="00000000" w:rsidP="00000000" w:rsidRDefault="00000000" w:rsidRPr="00000000" w14:paraId="00000A82">
      <w:pPr>
        <w:rPr>
          <w:color w:val="000000"/>
          <w:sz w:val="24"/>
          <w:szCs w:val="24"/>
        </w:rPr>
      </w:pPr>
      <w:r w:rsidDel="00000000" w:rsidR="00000000" w:rsidRPr="00000000">
        <w:rPr>
          <w:color w:val="ff0000"/>
          <w:sz w:val="24"/>
          <w:szCs w:val="24"/>
          <w:rtl w:val="0"/>
        </w:rPr>
        <w:t xml:space="preserve">Note</w:t>
      </w:r>
      <w:r w:rsidDel="00000000" w:rsidR="00000000" w:rsidRPr="00000000">
        <w:rPr>
          <w:color w:val="000000"/>
          <w:sz w:val="24"/>
          <w:szCs w:val="24"/>
          <w:rtl w:val="0"/>
        </w:rPr>
        <w:t xml:space="preserve">: Chỉ các giá bán được QLCS phê duyệt mới được đẩy lên trang web/app để bán hàng </w:t>
      </w:r>
    </w:p>
    <w:p w:rsidR="00000000" w:rsidDel="00000000" w:rsidP="00000000" w:rsidRDefault="00000000" w:rsidRPr="00000000" w14:paraId="00000A83">
      <w:pPr>
        <w:pStyle w:val="Heading4"/>
        <w:ind w:left="1080" w:hanging="360"/>
        <w:rPr>
          <w:color w:val="000000"/>
          <w:sz w:val="24"/>
          <w:szCs w:val="24"/>
        </w:rPr>
      </w:pPr>
      <w:bookmarkStart w:colFirst="0" w:colLast="0" w:name="_4kd19civmq6c" w:id="70"/>
      <w:bookmarkEnd w:id="70"/>
      <w:r w:rsidDel="00000000" w:rsidR="00000000" w:rsidRPr="00000000">
        <w:rPr>
          <w:color w:val="000000"/>
          <w:sz w:val="24"/>
          <w:szCs w:val="24"/>
          <w:rtl w:val="0"/>
        </w:rPr>
        <w:t xml:space="preserve">12.3 Giao diện </w:t>
      </w:r>
    </w:p>
    <w:p w:rsidR="00000000" w:rsidDel="00000000" w:rsidP="00000000" w:rsidRDefault="00000000" w:rsidRPr="00000000" w14:paraId="00000A84">
      <w:pPr>
        <w:rPr/>
      </w:pPr>
      <w:r w:rsidDel="00000000" w:rsidR="00000000" w:rsidRPr="00000000">
        <w:rPr/>
        <w:drawing>
          <wp:inline distB="114300" distT="114300" distL="114300" distR="114300">
            <wp:extent cx="7034213" cy="4786465"/>
            <wp:effectExtent b="0" l="0" r="0" t="0"/>
            <wp:docPr id="23"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7034213" cy="4786465"/>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rPr/>
      </w:pPr>
      <w:r w:rsidDel="00000000" w:rsidR="00000000" w:rsidRPr="00000000">
        <w:rPr>
          <w:rtl w:val="0"/>
        </w:rPr>
        <w:tab/>
        <w:tab/>
      </w:r>
    </w:p>
    <w:p w:rsidR="00000000" w:rsidDel="00000000" w:rsidP="00000000" w:rsidRDefault="00000000" w:rsidRPr="00000000" w14:paraId="00000A86">
      <w:pPr>
        <w:pStyle w:val="Heading3"/>
        <w:ind w:left="0" w:firstLine="0"/>
        <w:rPr>
          <w:rFonts w:ascii="Times New Roman" w:cs="Times New Roman" w:eastAsia="Times New Roman" w:hAnsi="Times New Roman"/>
          <w:sz w:val="24"/>
          <w:szCs w:val="24"/>
        </w:rPr>
      </w:pPr>
      <w:bookmarkStart w:colFirst="0" w:colLast="0" w:name="_qyer4pqxufrh" w:id="71"/>
      <w:bookmarkEnd w:id="71"/>
      <w:r w:rsidDel="00000000" w:rsidR="00000000" w:rsidRPr="00000000">
        <w:rPr>
          <w:rFonts w:ascii="Times New Roman" w:cs="Times New Roman" w:eastAsia="Times New Roman" w:hAnsi="Times New Roman"/>
          <w:sz w:val="24"/>
          <w:szCs w:val="24"/>
          <w:rtl w:val="0"/>
        </w:rPr>
        <w:t xml:space="preserve">13. Chức năng Dừng hoạt động dòng giá sau khi duyệt (thủ công/tự động) </w:t>
      </w:r>
    </w:p>
    <w:p w:rsidR="00000000" w:rsidDel="00000000" w:rsidP="00000000" w:rsidRDefault="00000000" w:rsidRPr="00000000" w14:paraId="00000A87">
      <w:pPr>
        <w:rPr>
          <w:i w:val="1"/>
          <w:iCs w:val="1"/>
          <w:color w:val="ff0000"/>
        </w:rPr>
      </w:pPr>
      <w:r w:rsidDel="00000000" w:rsidR="00000000" w:rsidRPr="00000000">
        <w:rPr>
          <w:i w:val="1"/>
          <w:iCs w:val="1"/>
          <w:color w:val="ff0000"/>
          <w:rtl w:val="0"/>
        </w:rPr>
        <w:t xml:space="preserve"> Scope: Phase 1 chưa xử lý chức năng tự động cập nhật hủy giá bán xuống QLCS, chấp nhận xử lý tay ở 2 hệ thống </w:t>
      </w:r>
    </w:p>
    <w:p w:rsidR="00000000" w:rsidDel="00000000" w:rsidP="00000000" w:rsidRDefault="00000000" w:rsidRPr="00000000" w14:paraId="00000A88">
      <w:pPr>
        <w:pStyle w:val="Heading4"/>
        <w:ind w:left="0" w:firstLine="720"/>
        <w:rPr>
          <w:color w:val="000000"/>
          <w:sz w:val="24"/>
          <w:szCs w:val="24"/>
        </w:rPr>
      </w:pPr>
      <w:bookmarkStart w:colFirst="0" w:colLast="0" w:name="_ufzmytg2ddkn" w:id="72"/>
      <w:bookmarkEnd w:id="72"/>
      <w:r w:rsidDel="00000000" w:rsidR="00000000" w:rsidRPr="00000000">
        <w:rPr>
          <w:color w:val="000000"/>
          <w:sz w:val="24"/>
          <w:szCs w:val="24"/>
          <w:rtl w:val="0"/>
        </w:rPr>
        <w:t xml:space="preserve">13.1 Thông tin chung </w:t>
      </w:r>
    </w:p>
    <w:p w:rsidR="00000000" w:rsidDel="00000000" w:rsidP="00000000" w:rsidRDefault="00000000" w:rsidRPr="00000000" w14:paraId="00000A89">
      <w:pPr>
        <w:pStyle w:val="Heading4"/>
        <w:ind w:left="1080" w:hanging="360"/>
        <w:rPr>
          <w:color w:val="000000"/>
          <w:sz w:val="24"/>
          <w:szCs w:val="24"/>
        </w:rPr>
      </w:pPr>
      <w:bookmarkStart w:colFirst="0" w:colLast="0" w:name="_luesizqls15a" w:id="73"/>
      <w:bookmarkEnd w:id="73"/>
      <w:r w:rsidDel="00000000" w:rsidR="00000000" w:rsidRPr="00000000">
        <w:rPr>
          <w:color w:val="000000"/>
          <w:sz w:val="24"/>
          <w:szCs w:val="24"/>
          <w:rtl w:val="0"/>
        </w:rPr>
        <w:t xml:space="preserve">13.2  Luồng nghiệp vụ </w:t>
      </w:r>
    </w:p>
    <w:p w:rsidR="00000000" w:rsidDel="00000000" w:rsidP="00000000" w:rsidRDefault="00000000" w:rsidRPr="00000000" w14:paraId="00000A8A">
      <w:pPr>
        <w:numPr>
          <w:ilvl w:val="0"/>
          <w:numId w:val="28"/>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Điều kiện</w:t>
      </w:r>
      <w:r w:rsidDel="00000000" w:rsidR="00000000" w:rsidRPr="00000000">
        <w:rPr>
          <w:color w:val="000000"/>
          <w:sz w:val="24"/>
          <w:szCs w:val="24"/>
          <w:rtl w:val="0"/>
        </w:rPr>
        <w:t xml:space="preserve">: Giá bán đã tạo thành công, trạng thái = “Hoạt động” và trạng thái phê duyệt = “Chờ duyệt” và trạng thái dưới QLCS = “Chờ ban hành” hoặc “Đã ban hành” </w:t>
      </w:r>
    </w:p>
    <w:p w:rsidR="00000000" w:rsidDel="00000000" w:rsidP="00000000" w:rsidRDefault="00000000" w:rsidRPr="00000000" w14:paraId="00000A8B">
      <w:pPr>
        <w:numPr>
          <w:ilvl w:val="0"/>
          <w:numId w:val="47"/>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Trigger</w:t>
      </w:r>
      <w:r w:rsidDel="00000000" w:rsidR="00000000" w:rsidRPr="00000000">
        <w:rPr>
          <w:color w:val="000000"/>
          <w:sz w:val="24"/>
          <w:szCs w:val="24"/>
          <w:rtl w:val="0"/>
        </w:rPr>
        <w:t xml:space="preserve">: </w:t>
      </w:r>
    </w:p>
    <w:p w:rsidR="00000000" w:rsidDel="00000000" w:rsidP="00000000" w:rsidRDefault="00000000" w:rsidRPr="00000000" w14:paraId="00000A8C">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(Thủ công) Khi người dùng chuyển trạng thái từ “Hoạt động” sang “Ngừng hoạt động” và bấm nút “Lưu” </w:t>
      </w:r>
    </w:p>
    <w:p w:rsidR="00000000" w:rsidDel="00000000" w:rsidP="00000000" w:rsidRDefault="00000000" w:rsidRPr="00000000" w14:paraId="00000A8D">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HOẶC  (Tự động) Dòng giá vượt quá ngày cấu hình Kết thúc</w:t>
      </w:r>
    </w:p>
    <w:p w:rsidR="00000000" w:rsidDel="00000000" w:rsidP="00000000" w:rsidRDefault="00000000" w:rsidRPr="00000000" w14:paraId="00000A8E">
      <w:pPr>
        <w:numPr>
          <w:ilvl w:val="0"/>
          <w:numId w:val="47"/>
        </w:numPr>
        <w:spacing w:after="0" w:afterAutospacing="0"/>
        <w:ind w:left="1440" w:hanging="360"/>
        <w:rPr>
          <w:color w:val="000000"/>
          <w:sz w:val="24"/>
          <w:szCs w:val="24"/>
        </w:rPr>
      </w:pPr>
      <w:r w:rsidDel="00000000" w:rsidR="00000000" w:rsidRPr="00000000">
        <w:rPr>
          <w:b w:val="1"/>
          <w:bCs w:val="1"/>
          <w:color w:val="000000"/>
          <w:sz w:val="24"/>
          <w:szCs w:val="24"/>
          <w:rtl w:val="0"/>
        </w:rPr>
        <w:t xml:space="preserve">Action</w:t>
      </w:r>
      <w:r w:rsidDel="00000000" w:rsidR="00000000" w:rsidRPr="00000000">
        <w:rPr>
          <w:color w:val="000000"/>
          <w:sz w:val="24"/>
          <w:szCs w:val="24"/>
          <w:rtl w:val="0"/>
        </w:rPr>
        <w:t xml:space="preserve">: Hệ thống sẽ: </w:t>
      </w:r>
    </w:p>
    <w:p w:rsidR="00000000" w:rsidDel="00000000" w:rsidP="00000000" w:rsidRDefault="00000000" w:rsidRPr="00000000" w14:paraId="00000A8F">
      <w:pPr>
        <w:numPr>
          <w:ilvl w:val="1"/>
          <w:numId w:val="47"/>
        </w:numPr>
        <w:spacing w:after="0" w:afterAutospacing="0"/>
        <w:ind w:left="2160" w:hanging="360"/>
        <w:rPr>
          <w:color w:val="000000"/>
          <w:sz w:val="24"/>
          <w:szCs w:val="24"/>
        </w:rPr>
      </w:pPr>
      <w:r w:rsidDel="00000000" w:rsidR="00000000" w:rsidRPr="00000000">
        <w:rPr>
          <w:color w:val="000000"/>
          <w:sz w:val="24"/>
          <w:szCs w:val="24"/>
          <w:rtl w:val="0"/>
        </w:rPr>
        <w:t xml:space="preserve">Cập nhật trạng thái giá bán sang “Ngừng hoạt động” </w:t>
      </w:r>
    </w:p>
    <w:p w:rsidR="00000000" w:rsidDel="00000000" w:rsidP="00000000" w:rsidRDefault="00000000" w:rsidRPr="00000000" w14:paraId="00000A90">
      <w:pPr>
        <w:numPr>
          <w:ilvl w:val="1"/>
          <w:numId w:val="47"/>
        </w:numPr>
        <w:ind w:left="2160" w:hanging="360"/>
        <w:rPr>
          <w:color w:val="000000"/>
          <w:sz w:val="24"/>
          <w:szCs w:val="24"/>
        </w:rPr>
      </w:pPr>
      <w:r w:rsidDel="00000000" w:rsidR="00000000" w:rsidRPr="00000000">
        <w:rPr>
          <w:color w:val="000000"/>
          <w:sz w:val="24"/>
          <w:szCs w:val="24"/>
          <w:rtl w:val="0"/>
        </w:rPr>
        <w:t xml:space="preserve">Sau khi đã tắt hoạt động gói bán, không thể bật lại được (trừ trường hợp gói bán chưa đồng bộ xuống QLCS, như định nghĩa ở Chức năng Chỉnh sửa gói bán trước khi gửi duyệt tạo QLCS)</w:t>
      </w:r>
      <w:r w:rsidDel="00000000" w:rsidR="00000000" w:rsidRPr="00000000">
        <w:rPr>
          <w:rtl w:val="0"/>
        </w:rPr>
      </w:r>
    </w:p>
    <w:p w:rsidR="00000000" w:rsidDel="00000000" w:rsidP="00000000" w:rsidRDefault="00000000" w:rsidRPr="00000000" w14:paraId="00000A91">
      <w:pPr>
        <w:pStyle w:val="Heading4"/>
        <w:ind w:left="1080" w:hanging="360"/>
        <w:rPr/>
      </w:pPr>
      <w:bookmarkStart w:colFirst="0" w:colLast="0" w:name="_8y7b98yday6t" w:id="74"/>
      <w:bookmarkEnd w:id="74"/>
      <w:r w:rsidDel="00000000" w:rsidR="00000000" w:rsidRPr="00000000">
        <w:rPr>
          <w:color w:val="000000"/>
          <w:sz w:val="24"/>
          <w:szCs w:val="24"/>
          <w:rtl w:val="0"/>
        </w:rPr>
        <w:t xml:space="preserve">13.3 Giao diện</w:t>
      </w:r>
      <w:r w:rsidDel="00000000" w:rsidR="00000000" w:rsidRPr="00000000">
        <w:rPr>
          <w:rtl w:val="0"/>
        </w:rPr>
      </w:r>
    </w:p>
    <w:p w:rsidR="00000000" w:rsidDel="00000000" w:rsidP="00000000" w:rsidRDefault="00000000" w:rsidRPr="00000000" w14:paraId="00000A92">
      <w:pPr>
        <w:numPr>
          <w:ilvl w:val="0"/>
          <w:numId w:val="78"/>
        </w:numPr>
        <w:ind w:left="720" w:hanging="360"/>
      </w:pPr>
      <w:r w:rsidDel="00000000" w:rsidR="00000000" w:rsidRPr="00000000">
        <w:rPr>
          <w:rtl w:val="0"/>
        </w:rPr>
        <w:t xml:space="preserve">Trước khi dừng hoạt động (trạng thái = Hoạt động, có thể chọn dropdown sang Ngừng hoạt động và bấm Lưu” ) </w:t>
      </w:r>
    </w:p>
    <w:p w:rsidR="00000000" w:rsidDel="00000000" w:rsidP="00000000" w:rsidRDefault="00000000" w:rsidRPr="00000000" w14:paraId="00000A93">
      <w:pPr>
        <w:pStyle w:val="Heading4"/>
        <w:ind w:left="720" w:firstLine="0"/>
        <w:rPr>
          <w:color w:val="000000"/>
          <w:sz w:val="24"/>
          <w:szCs w:val="24"/>
        </w:rPr>
      </w:pPr>
      <w:bookmarkStart w:colFirst="0" w:colLast="0" w:name="_csyli4m7yjty" w:id="75"/>
      <w:bookmarkEnd w:id="75"/>
      <w:r w:rsidDel="00000000" w:rsidR="00000000" w:rsidRPr="00000000">
        <w:rPr>
          <w:color w:val="000000"/>
          <w:sz w:val="24"/>
          <w:szCs w:val="24"/>
        </w:rPr>
        <w:drawing>
          <wp:inline distB="114300" distT="114300" distL="114300" distR="114300">
            <wp:extent cx="6764387" cy="4687258"/>
            <wp:effectExtent b="0" l="0" r="0" t="0"/>
            <wp:docPr id="28"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6764387" cy="4687258"/>
                    </a:xfrm>
                    <a:prstGeom prst="rect"/>
                    <a:ln/>
                  </pic:spPr>
                </pic:pic>
              </a:graphicData>
            </a:graphic>
          </wp:inline>
        </w:drawing>
      </w: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numPr>
          <w:ilvl w:val="0"/>
          <w:numId w:val="21"/>
        </w:numPr>
        <w:ind w:left="1440" w:hanging="360"/>
      </w:pPr>
      <w:r w:rsidDel="00000000" w:rsidR="00000000" w:rsidRPr="00000000">
        <w:rPr>
          <w:rtl w:val="0"/>
        </w:rPr>
        <w:t xml:space="preserve">Sau khi dừng hoạt động (Trạng thái  = Ngừng hoạt động và không thể chọn lại trạng thái, không còn nút “Lưu”)</w:t>
      </w:r>
      <w:r w:rsidDel="00000000" w:rsidR="00000000" w:rsidRPr="00000000">
        <w:rPr/>
        <w:drawing>
          <wp:inline distB="114300" distT="114300" distL="114300" distR="114300">
            <wp:extent cx="7043738" cy="5046148"/>
            <wp:effectExtent b="0" l="0" r="0" t="0"/>
            <wp:docPr id="36"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7043738" cy="5046148"/>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rPr>
          <w:color w:val="000000"/>
          <w:sz w:val="24"/>
          <w:szCs w:val="24"/>
        </w:rPr>
      </w:pPr>
      <w:r w:rsidDel="00000000" w:rsidR="00000000" w:rsidRPr="00000000">
        <w:rPr>
          <w:rtl w:val="0"/>
        </w:rPr>
        <w:t xml:space="preserve">Ý nghĩa các trường thông tin tham chiếu đến màn hình của chức năng Chi tiết giá bán </w:t>
      </w:r>
      <w:r w:rsidDel="00000000" w:rsidR="00000000" w:rsidRPr="00000000">
        <w:rPr>
          <w:rtl w:val="0"/>
        </w:rPr>
      </w:r>
    </w:p>
    <w:p w:rsidR="00000000" w:rsidDel="00000000" w:rsidP="00000000" w:rsidRDefault="00000000" w:rsidRPr="00000000" w14:paraId="00000A97">
      <w:pPr>
        <w:spacing w:after="60" w:before="60" w:line="276" w:lineRule="auto"/>
        <w:rPr>
          <w:color w:val="000000"/>
          <w:sz w:val="24"/>
          <w:szCs w:val="24"/>
        </w:rPr>
      </w:pPr>
      <w:r w:rsidDel="00000000" w:rsidR="00000000" w:rsidRPr="00000000">
        <w:rPr>
          <w:rtl w:val="0"/>
        </w:rPr>
      </w:r>
    </w:p>
    <w:p w:rsidR="00000000" w:rsidDel="00000000" w:rsidP="00000000" w:rsidRDefault="00000000" w:rsidRPr="00000000" w14:paraId="00000A98">
      <w:pPr>
        <w:pStyle w:val="Heading2"/>
        <w:rPr/>
      </w:pPr>
      <w:bookmarkStart w:colFirst="0" w:colLast="0" w:name="_du35gteue8" w:id="76"/>
      <w:bookmarkEnd w:id="76"/>
      <w:commentRangeStart w:id="139"/>
      <w:r w:rsidDel="00000000" w:rsidR="00000000" w:rsidRPr="00000000">
        <w:rPr>
          <w:rtl w:val="0"/>
        </w:rPr>
        <w:t xml:space="preserve">Cụm API </w:t>
      </w:r>
    </w:p>
    <w:p w:rsidR="00000000" w:rsidDel="00000000" w:rsidP="00000000" w:rsidRDefault="00000000" w:rsidRPr="00000000" w14:paraId="00000A99">
      <w:pPr>
        <w:numPr>
          <w:ilvl w:val="0"/>
          <w:numId w:val="79"/>
        </w:numPr>
        <w:spacing w:after="0" w:afterAutospacing="0"/>
        <w:ind w:left="720" w:hanging="360"/>
      </w:pPr>
      <w:r w:rsidDel="00000000" w:rsidR="00000000" w:rsidRPr="00000000">
        <w:rPr>
          <w:rtl w:val="0"/>
        </w:rPr>
        <w:t xml:space="preserve">Producthub bao gồm 3 API chính: </w:t>
      </w:r>
    </w:p>
    <w:p w:rsidR="00000000" w:rsidDel="00000000" w:rsidP="00000000" w:rsidRDefault="00000000" w:rsidRPr="00000000" w14:paraId="00000A9A">
      <w:pPr>
        <w:numPr>
          <w:ilvl w:val="1"/>
          <w:numId w:val="79"/>
        </w:numPr>
        <w:spacing w:after="0" w:afterAutospacing="0"/>
        <w:ind w:left="1440" w:hanging="360"/>
      </w:pPr>
      <w:r w:rsidDel="00000000" w:rsidR="00000000" w:rsidRPr="00000000">
        <w:rPr>
          <w:rtl w:val="0"/>
        </w:rPr>
        <w:t xml:space="preserve">Danh sách gói bán: </w:t>
      </w:r>
    </w:p>
    <w:p w:rsidR="00000000" w:rsidDel="00000000" w:rsidP="00000000" w:rsidRDefault="00000000" w:rsidRPr="00000000" w14:paraId="00000A9B">
      <w:pPr>
        <w:numPr>
          <w:ilvl w:val="1"/>
          <w:numId w:val="79"/>
        </w:numPr>
        <w:spacing w:after="0" w:afterAutospacing="0"/>
        <w:ind w:left="1440" w:hanging="360"/>
      </w:pPr>
      <w:r w:rsidDel="00000000" w:rsidR="00000000" w:rsidRPr="00000000">
        <w:rPr>
          <w:rtl w:val="0"/>
        </w:rPr>
        <w:t xml:space="preserve">Chi tiết gói bán</w:t>
      </w:r>
    </w:p>
    <w:p w:rsidR="00000000" w:rsidDel="00000000" w:rsidP="00000000" w:rsidRDefault="00000000" w:rsidRPr="00000000" w14:paraId="00000A9C">
      <w:pPr>
        <w:numPr>
          <w:ilvl w:val="1"/>
          <w:numId w:val="79"/>
        </w:numPr>
        <w:ind w:left="1440" w:hanging="360"/>
      </w:pPr>
      <w:r w:rsidDel="00000000" w:rsidR="00000000" w:rsidRPr="00000000">
        <w:rPr>
          <w:rtl w:val="0"/>
        </w:rPr>
        <w:t xml:space="preserve">Chi tiết giá bán theo mã gói bán </w:t>
      </w:r>
    </w:p>
    <w:p w:rsidR="00000000" w:rsidDel="00000000" w:rsidP="00000000" w:rsidRDefault="00000000" w:rsidRPr="00000000" w14:paraId="00000A9D">
      <w:pPr>
        <w:rPr/>
      </w:pPr>
      <w:hyperlink r:id="rId61">
        <w:r w:rsidDel="00000000" w:rsidR="00000000" w:rsidRPr="00000000">
          <w:rPr>
            <w:color w:val="1155cc"/>
            <w:u w:val="single"/>
            <w:rtl w:val="0"/>
          </w:rPr>
          <w:t xml:space="preserve">https://docs.google.com/spreadsheets/d/1pQ9R_yJ0ZpJk9qPQ0cel0sQibZp_OYWKfqoFvwcfQcE/edit?gid=155746465#gid=155746465</w:t>
        </w:r>
      </w:hyperlink>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Sequence Diagram giữa kênh bán và các service API của Product Hub </w:t>
      </w:r>
      <w:commentRangeEnd w:id="139"/>
      <w:r w:rsidDel="00000000" w:rsidR="00000000" w:rsidRPr="00000000">
        <w:commentReference w:id="139"/>
      </w:r>
      <w:r w:rsidDel="00000000" w:rsidR="00000000" w:rsidRPr="00000000">
        <w:rPr>
          <w:rtl w:val="0"/>
        </w:rPr>
      </w:r>
    </w:p>
    <w:p w:rsidR="00000000" w:rsidDel="00000000" w:rsidP="00000000" w:rsidRDefault="00000000" w:rsidRPr="00000000" w14:paraId="00000AA1">
      <w:pPr>
        <w:rPr/>
      </w:pPr>
      <w:r w:rsidDel="00000000" w:rsidR="00000000" w:rsidRPr="00000000">
        <w:rPr/>
        <w:drawing>
          <wp:inline distB="114300" distT="114300" distL="114300" distR="114300">
            <wp:extent cx="7843838" cy="5762625"/>
            <wp:effectExtent b="0" l="0" r="0" t="0"/>
            <wp:docPr id="20"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7843838"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pStyle w:val="Heading3"/>
        <w:ind w:left="0" w:firstLine="0"/>
        <w:rPr>
          <w:rFonts w:ascii="Times New Roman" w:cs="Times New Roman" w:eastAsia="Times New Roman" w:hAnsi="Times New Roman"/>
          <w:sz w:val="24"/>
          <w:szCs w:val="24"/>
        </w:rPr>
      </w:pPr>
      <w:bookmarkStart w:colFirst="0" w:colLast="0" w:name="_slndf0cg1xdf" w:id="77"/>
      <w:bookmarkEnd w:id="77"/>
      <w:r w:rsidDel="00000000" w:rsidR="00000000" w:rsidRPr="00000000">
        <w:rPr>
          <w:rtl w:val="0"/>
        </w:rPr>
      </w:r>
    </w:p>
    <w:p w:rsidR="00000000" w:rsidDel="00000000" w:rsidP="00000000" w:rsidRDefault="00000000" w:rsidRPr="00000000" w14:paraId="00000AA3">
      <w:pPr>
        <w:pStyle w:val="Heading3"/>
        <w:ind w:left="0" w:firstLine="0"/>
        <w:rPr>
          <w:rFonts w:ascii="Times New Roman" w:cs="Times New Roman" w:eastAsia="Times New Roman" w:hAnsi="Times New Roman"/>
          <w:sz w:val="24"/>
          <w:szCs w:val="24"/>
        </w:rPr>
      </w:pPr>
      <w:bookmarkStart w:colFirst="0" w:colLast="0" w:name="_rkfbfz74o0b" w:id="78"/>
      <w:bookmarkEnd w:id="78"/>
      <w:commentRangeStart w:id="140"/>
      <w:r w:rsidDel="00000000" w:rsidR="00000000" w:rsidRPr="00000000">
        <w:rPr>
          <w:rFonts w:ascii="Times New Roman" w:cs="Times New Roman" w:eastAsia="Times New Roman" w:hAnsi="Times New Roman"/>
          <w:sz w:val="24"/>
          <w:szCs w:val="24"/>
          <w:rtl w:val="0"/>
        </w:rPr>
        <w:t xml:space="preserve">14.  API chi tiết gói bán</w:t>
      </w:r>
    </w:p>
    <w:p w:rsidR="00000000" w:rsidDel="00000000" w:rsidP="00000000" w:rsidRDefault="00000000" w:rsidRPr="00000000" w14:paraId="00000AA4">
      <w:pPr>
        <w:ind w:firstLine="720"/>
        <w:rPr/>
      </w:pPr>
      <w:r w:rsidDel="00000000" w:rsidR="00000000" w:rsidRPr="00000000">
        <w:rPr>
          <w:rtl w:val="0"/>
        </w:rPr>
        <w:t xml:space="preserve">Xem mô tả chi tiết API tại đây: </w:t>
      </w:r>
      <w:hyperlink r:id="rId63">
        <w:r w:rsidDel="00000000" w:rsidR="00000000" w:rsidRPr="00000000">
          <w:rPr>
            <w:color w:val="1155cc"/>
            <w:u w:val="single"/>
            <w:rtl w:val="0"/>
          </w:rPr>
          <w:t xml:space="preserve">https://docs.google.com/spreadsheets/d/1pQ9R_yJ0ZpJk9qPQ0cel0sQibZp_OYWKfqoFvwcfQcE/edit?gid=1135403491#gid=1135403491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A5">
      <w:pPr>
        <w:pStyle w:val="Heading3"/>
        <w:ind w:left="0" w:firstLine="0"/>
        <w:rPr>
          <w:rFonts w:ascii="Times New Roman" w:cs="Times New Roman" w:eastAsia="Times New Roman" w:hAnsi="Times New Roman"/>
          <w:sz w:val="24"/>
          <w:szCs w:val="24"/>
        </w:rPr>
      </w:pPr>
      <w:bookmarkStart w:colFirst="0" w:colLast="0" w:name="_2yn7m0vnbkkx" w:id="79"/>
      <w:bookmarkEnd w:id="79"/>
      <w:r w:rsidDel="00000000" w:rsidR="00000000" w:rsidRPr="00000000">
        <w:rPr>
          <w:rtl w:val="0"/>
        </w:rPr>
      </w:r>
    </w:p>
    <w:p w:rsidR="00000000" w:rsidDel="00000000" w:rsidP="00000000" w:rsidRDefault="00000000" w:rsidRPr="00000000" w14:paraId="00000AA6">
      <w:pPr>
        <w:pStyle w:val="Heading3"/>
        <w:ind w:left="0" w:firstLine="0"/>
        <w:rPr>
          <w:rFonts w:ascii="Times New Roman" w:cs="Times New Roman" w:eastAsia="Times New Roman" w:hAnsi="Times New Roman"/>
          <w:sz w:val="24"/>
          <w:szCs w:val="24"/>
        </w:rPr>
      </w:pPr>
      <w:bookmarkStart w:colFirst="0" w:colLast="0" w:name="_svn29jcbvj0w" w:id="80"/>
      <w:bookmarkEnd w:id="80"/>
      <w:r w:rsidDel="00000000" w:rsidR="00000000" w:rsidRPr="00000000">
        <w:rPr>
          <w:rFonts w:ascii="Times New Roman" w:cs="Times New Roman" w:eastAsia="Times New Roman" w:hAnsi="Times New Roman"/>
          <w:sz w:val="24"/>
          <w:szCs w:val="24"/>
          <w:rtl w:val="0"/>
        </w:rPr>
        <w:t xml:space="preserve">15. API chi tiết giá bán theo gói bán </w:t>
      </w:r>
    </w:p>
    <w:p w:rsidR="00000000" w:rsidDel="00000000" w:rsidP="00000000" w:rsidRDefault="00000000" w:rsidRPr="00000000" w14:paraId="00000AA7">
      <w:pPr>
        <w:ind w:left="720" w:firstLine="0"/>
        <w:rPr/>
      </w:pPr>
      <w:r w:rsidDel="00000000" w:rsidR="00000000" w:rsidRPr="00000000">
        <w:rPr>
          <w:rtl w:val="0"/>
        </w:rPr>
        <w:t xml:space="preserve">Xem mô tả tả chi tiết API tại đây: </w:t>
      </w:r>
      <w:hyperlink r:id="rId64">
        <w:r w:rsidDel="00000000" w:rsidR="00000000" w:rsidRPr="00000000">
          <w:rPr>
            <w:color w:val="1155cc"/>
            <w:u w:val="single"/>
            <w:rtl w:val="0"/>
          </w:rPr>
          <w:t xml:space="preserve">https://docs.google.com/spreadsheets/d/1pQ9R_yJ0ZpJk9qPQ0cel0sQibZp_OYWKfqoFvwcfQcE/edit?gid=0#gid=0</w:t>
        </w:r>
      </w:hyperlink>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0AA8">
      <w:pPr>
        <w:pStyle w:val="Heading3"/>
        <w:ind w:left="0" w:firstLine="0"/>
        <w:rPr>
          <w:rFonts w:ascii="Times New Roman" w:cs="Times New Roman" w:eastAsia="Times New Roman" w:hAnsi="Times New Roman"/>
          <w:sz w:val="24"/>
          <w:szCs w:val="24"/>
        </w:rPr>
      </w:pPr>
      <w:bookmarkStart w:colFirst="0" w:colLast="0" w:name="_lr5wlmtmoldm" w:id="81"/>
      <w:bookmarkEnd w:id="81"/>
      <w:commentRangeStart w:id="141"/>
      <w:r w:rsidDel="00000000" w:rsidR="00000000" w:rsidRPr="00000000">
        <w:rPr>
          <w:rFonts w:ascii="Times New Roman" w:cs="Times New Roman" w:eastAsia="Times New Roman" w:hAnsi="Times New Roman"/>
          <w:sz w:val="24"/>
          <w:szCs w:val="24"/>
          <w:rtl w:val="0"/>
        </w:rPr>
        <w:t xml:space="preserve">16.  API danh sách gói bán </w:t>
      </w:r>
    </w:p>
    <w:p w:rsidR="00000000" w:rsidDel="00000000" w:rsidP="00000000" w:rsidRDefault="00000000" w:rsidRPr="00000000" w14:paraId="00000AA9">
      <w:pPr>
        <w:ind w:left="720" w:firstLine="0"/>
        <w:rPr/>
      </w:pPr>
      <w:r w:rsidDel="00000000" w:rsidR="00000000" w:rsidRPr="00000000">
        <w:rPr>
          <w:rtl w:val="0"/>
        </w:rPr>
        <w:t xml:space="preserve">Xem mô tả chi tiết API tại đây: </w:t>
      </w:r>
      <w:hyperlink r:id="rId65">
        <w:r w:rsidDel="00000000" w:rsidR="00000000" w:rsidRPr="00000000">
          <w:rPr>
            <w:color w:val="1155cc"/>
            <w:u w:val="single"/>
            <w:rtl w:val="0"/>
          </w:rPr>
          <w:t xml:space="preserve">https://docs.google.com/spreadsheets/d/1pQ9R_yJ0ZpJk9qPQ0cel0sQibZp_OYWKfqoFvwcfQcE/edit?gid=155746465#gid=155746465</w:t>
        </w:r>
      </w:hyperlink>
      <w:r w:rsidDel="00000000" w:rsidR="00000000" w:rsidRPr="00000000">
        <w:rPr>
          <w:rtl w:val="0"/>
        </w:rPr>
        <w:t xml:space="preserve"> </w:t>
      </w:r>
    </w:p>
    <w:p w:rsidR="00000000" w:rsidDel="00000000" w:rsidP="00000000" w:rsidRDefault="00000000" w:rsidRPr="00000000" w14:paraId="00000AAA">
      <w:pPr>
        <w:ind w:left="720" w:firstLine="0"/>
        <w:rPr/>
      </w:pPr>
      <w:r w:rsidDel="00000000" w:rsidR="00000000" w:rsidRPr="00000000">
        <w:rPr>
          <w:rtl w:val="0"/>
        </w:rPr>
      </w:r>
    </w:p>
    <w:p w:rsidR="00000000" w:rsidDel="00000000" w:rsidP="00000000" w:rsidRDefault="00000000" w:rsidRPr="00000000" w14:paraId="00000AAB">
      <w:pPr>
        <w:ind w:left="720" w:firstLine="0"/>
        <w:rPr/>
      </w:pPr>
      <w:r w:rsidDel="00000000" w:rsidR="00000000" w:rsidRPr="00000000">
        <w:rPr>
          <w:rtl w:val="0"/>
        </w:rPr>
        <w:t xml:space="preserve"> </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0AAC">
      <w:pPr>
        <w:rPr>
          <w:b w:val="1"/>
          <w:bCs w:val="1"/>
          <w:color w:val="000000"/>
          <w:sz w:val="24"/>
          <w:szCs w:val="24"/>
        </w:rPr>
      </w:pPr>
      <w:r w:rsidDel="00000000" w:rsidR="00000000" w:rsidRPr="00000000">
        <w:rPr>
          <w:rtl w:val="0"/>
        </w:rPr>
      </w:r>
    </w:p>
    <w:sectPr>
      <w:headerReference r:id="rId66" w:type="first"/>
      <w:type w:val="nextPage"/>
      <w:pgSz w:h="11907" w:w="16839" w:orient="landscape"/>
      <w:pgMar w:bottom="992" w:top="1260" w:left="1080" w:right="1179" w:header="360" w:footer="2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o Do Lien" w:id="97" w:date="2025-12-11T01:29:50Z">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98" w:date="2025-12-25T07:45:33Z">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99" w:date="2025-12-11T01:31:07Z">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00" w:date="2025-12-25T07:45:42Z">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01" w:date="2025-12-11T01:31:07Z">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02" w:date="2025-12-25T07:45:42Z">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03" w:date="2025-12-11T01:31:25Z">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04" w:date="2025-12-25T07:45:55Z">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06" w:date="2025-12-11T01:31:34Z">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07" w:date="2025-12-25T07:46:02Z">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Pham Phuong" w:id="16" w:date="2026-02-06T10:40:58Z">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17" w:date="2026-02-06T10:40:58Z">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18" w:date="2026-02-06T10:40:58Z">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19" w:date="2026-02-06T10:40:58Z">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0" w:date="2026-02-06T10:40:58Z">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1" w:date="2026-02-06T10:40:58Z">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2" w:date="2026-02-06T10:40:58Z">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3" w:date="2026-02-06T10:40:58Z">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4" w:date="2026-02-06T10:40:58Z">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5" w:date="2026-02-06T10:40:58Z">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6" w:date="2026-02-06T10:40:58Z">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27" w:date="2026-02-06T10:40:58Z">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14" w:date="2026-02-06T10:41:36Z">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15" w:date="2026-02-06T10:41:36Z">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Do Lien" w:id="108" w:date="2025-12-11T01:31:44Z">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09" w:date="2025-12-25T07:46:09Z">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Pham Phuong" w:id="88" w:date="2026-02-06T10:47:28Z">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Do Lien" w:id="117" w:date="2025-12-11T01:33:02Z">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18" w:date="2025-12-25T07:55:32Z">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19" w:date="2025-12-11T01:33:02Z">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20" w:date="2025-12-25T07:55:32Z">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21" w:date="2025-12-11T01:33:02Z">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22" w:date="2025-12-25T07:55:32Z">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8" w:date="2025-12-26T04:31:01Z">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Sprint 3</w:t>
      </w:r>
    </w:p>
  </w:comment>
  <w:comment w:author="Thao Do Lien" w:id="7" w:date="2025-12-26T04:30:51Z">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Sprint 4</w:t>
      </w:r>
    </w:p>
  </w:comment>
  <w:comment w:author="Thao Do Lien" w:id="9" w:date="2025-12-26T04:30:51Z">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Sprint 4</w:t>
      </w:r>
    </w:p>
  </w:comment>
  <w:comment w:author="Phong Dang Xuan" w:id="2" w:date="2026-01-20T01:54:53Z">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phân tích thêm Đơn vị triển khai</w:t>
      </w:r>
    </w:p>
  </w:comment>
  <w:comment w:author="Phong Dang Xuan" w:id="1" w:date="2025-12-12T09:03:12Z">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40" w:date="2025-12-25T07:57:01Z">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Sprint 3</w:t>
      </w:r>
    </w:p>
  </w:comment>
  <w:comment w:author="Phong Dang Xuan" w:id="30" w:date="2025-12-15T08:29:24Z">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31" w:date="2025-12-25T04:56:18Z">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Do Lien" w:id="139" w:date="2025-12-25T07:56:06Z">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Pham Phuong" w:id="83" w:date="2026-03-06T04:58:46Z">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w:t>
      </w:r>
    </w:p>
  </w:comment>
  <w:comment w:author="Linh Vu Quang" w:id="80" w:date="2026-01-07T02:35:41Z">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Gói bán trùng lặp: Đã tồn tại gói '{tên gói bán}' (ID: {ID) với cùng trạng thái và danh sách sản phẩm</w:t>
      </w:r>
    </w:p>
  </w:comment>
  <w:comment w:author="Thao Do Lien" w:id="111" w:date="2025-12-11T01:32:19Z">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Điều chỉnh phase 2</w:t>
      </w:r>
    </w:p>
  </w:comment>
  <w:comment w:author="Thao Do Lien" w:id="112" w:date="2025-12-25T07:55:17Z">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13" w:date="2025-12-11T01:32:40Z">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Điều chỉnh phase 2</w:t>
      </w:r>
    </w:p>
  </w:comment>
  <w:comment w:author="Thao Do Lien" w:id="114" w:date="2025-12-25T07:55:23Z">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Pham Phuong" w:id="0" w:date="2026-01-12T03:12:22Z">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pagi</w:t>
      </w:r>
    </w:p>
  </w:comment>
  <w:comment w:author="Thao Pham Phuong" w:id="84" w:date="2026-01-12T03:12:22Z">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pagi</w:t>
      </w:r>
    </w:p>
  </w:comment>
  <w:comment w:author="Thao Do Lien" w:id="123" w:date="2025-12-11T01:33:11Z">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24" w:date="2025-12-25T07:55:42Z">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25" w:date="2025-12-11T01:33:11Z">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26" w:date="2025-12-25T07:55:42Z">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27" w:date="2025-12-11T01:33:11Z">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28" w:date="2025-12-25T07:55:42Z">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29" w:date="2025-12-11T01:33:11Z">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30" w:date="2025-12-25T07:55:42Z">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31" w:date="2025-12-11T01:33:11Z">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32" w:date="2025-12-25T07:55:42Z">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33" w:date="2025-12-11T01:33:11Z">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34" w:date="2025-12-25T07:55:42Z">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35" w:date="2025-12-11T01:33:11Z">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36" w:date="2025-12-25T07:55:42Z">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37" w:date="2025-12-11T01:33:11Z">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38" w:date="2025-12-25T07:55:42Z">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115" w:date="2025-12-11T01:32:47Z">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116" w:date="2025-12-25T07:55:28Z">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Phong Dang Xuan" w:id="10" w:date="2025-12-08T08:12:29Z">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11" w:date="2025-12-25T04:57:46Z">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Phong Dang Xuan" w:id="12" w:date="2025-12-08T08:12:29Z">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13" w:date="2025-12-25T04:57:46Z">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Phong Dang Xuan" w:id="81" w:date="2025-12-08T08:12:29Z">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82" w:date="2025-12-25T04:57:46Z">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Phong Dang Xuan" w:id="33" w:date="2025-12-09T03:58:56Z">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34" w:date="2025-12-25T04:56:30Z">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Phong Dang Xuan" w:id="73" w:date="2025-12-08T09:40:51Z">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74" w:date="2025-12-25T04:57:33Z">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Do Lien" w:id="141" w:date="2025-12-25T07:57:13Z">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Sprint 4</w:t>
      </w:r>
    </w:p>
  </w:comment>
  <w:comment w:author="Phong Dang Xuan" w:id="75" w:date="2025-12-08T09:44:26Z">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76" w:date="2025-12-25T04:57:37Z">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Phong Dang Xuan" w:id="78" w:date="2025-12-08T09:44:26Z">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79" w:date="2025-12-25T04:57:37Z">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Anh Dang Chau" w:id="36" w:date="2026-01-19T04:39:42Z">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nội dung của tooltip sẽ hiển thị hong anh @phongdx6@fpt.com</w:t>
      </w:r>
    </w:p>
  </w:comment>
  <w:comment w:author="Thao Do Lien" w:id="86" w:date="2025-12-16T14:31:15Z">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87" w:date="2025-12-25T06:54:57Z">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77" w:date="2026-03-05T10:18:33Z">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w:t>
      </w:r>
    </w:p>
  </w:comment>
  <w:comment w:author="Thao Do Lien" w:id="91" w:date="2025-12-12T03:32:36Z">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92" w:date="2025-12-25T07:44:27Z">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Pham Phuong" w:id="38" w:date="2026-03-06T04:45:59Z">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w:t>
      </w:r>
    </w:p>
  </w:comment>
  <w:comment w:author="Thao Do Lien" w:id="39" w:date="2025-12-19T01:44:35Z">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40" w:date="2025-12-25T04:57:14Z">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41" w:date="2025-12-19T01:44:35Z">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42" w:date="2025-12-25T04:57:14Z">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43" w:date="2025-12-19T01:44:35Z">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44" w:date="2025-12-25T04:57:14Z">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45" w:date="2025-12-19T01:44:35Z">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46" w:date="2025-12-25T04:57:14Z">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47" w:date="2025-12-19T01:44:35Z">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48" w:date="2025-12-25T04:57:14Z">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49" w:date="2025-12-19T01:44:35Z">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50" w:date="2025-12-25T04:57:14Z">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51" w:date="2025-12-19T01:44:35Z">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52" w:date="2025-12-25T04:57:14Z">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59" w:date="2025-12-19T01:44:35Z">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60" w:date="2025-12-25T04:57:14Z">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61" w:date="2025-12-19T01:44:35Z">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62" w:date="2025-12-25T04:57:14Z">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63" w:date="2025-12-19T01:44:35Z">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64" w:date="2025-12-25T04:57:14Z">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65" w:date="2025-12-19T01:44:35Z">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66" w:date="2025-12-25T04:57:14Z">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67" w:date="2025-12-19T01:44:35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68" w:date="2025-12-25T04:57:14Z">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69" w:date="2025-12-19T01:44:35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70" w:date="2025-12-25T04:57:14Z">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Do Lien" w:id="71" w:date="2025-12-19T01:44:35Z">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72" w:date="2025-12-25T04:57:14Z">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Phong Dang Xuan" w:id="110" w:date="2026-01-12T02:29:08Z">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@thaodl@fpt.com update comment</w:t>
      </w:r>
    </w:p>
  </w:comment>
  <w:comment w:author="Thao Do Lien" w:id="85" w:date="2025-12-11T01:55:00Z">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95" w:date="2025-12-16T14:29:03Z">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96" w:date="2025-12-25T07:45:22Z">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Do Lien" w:id="93" w:date="2025-12-25T07:44:54Z">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Sprint 3</w:t>
      </w:r>
    </w:p>
  </w:comment>
  <w:comment w:author="Thao Do Lien" w:id="94" w:date="2025-12-25T07:45:15Z">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Sprint 4</w:t>
      </w:r>
    </w:p>
  </w:comment>
  <w:comment w:author="Thao Pham Phuong" w:id="35" w:date="2026-03-05T08:24:14Z">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w:t>
      </w:r>
    </w:p>
  </w:comment>
  <w:comment w:author="Thao Pham Phuong" w:id="3" w:date="2026-02-02T08:03:18Z">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cmr không chọn ĐVTK theo SKU, chọn  ĐVTK theo phí đi kèm của cmr</w:t>
      </w:r>
    </w:p>
  </w:comment>
  <w:comment w:author="Thao Do Lien" w:id="4" w:date="2026-02-02T08:26:39Z">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có task improve logic if/else này ở đây nhé https://foxproject.atlassian.net/browse/EC-266</w:t>
      </w:r>
    </w:p>
  </w:comment>
  <w:comment w:author="Thao Pham Phuong" w:id="5" w:date="2026-02-02T08:03:18Z">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cmr không chọn ĐVTK theo SKU, chọn  ĐVTK theo phí đi kèm của cmr</w:t>
      </w:r>
    </w:p>
  </w:comment>
  <w:comment w:author="Thao Do Lien" w:id="6" w:date="2026-02-02T08:26:39Z">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có task improve logic if/else này ở đây nhé https://foxproject.atlassian.net/browse/EC-266</w:t>
      </w:r>
    </w:p>
  </w:comment>
  <w:comment w:author="Anh Dang Chau" w:id="32" w:date="2026-01-19T04:32:02Z">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figma em chỉ thấy có textbox Nhập tên nhóm sản phẩm, chưa thấy Droplist Chọn nhóm SP á anh @phongdx6@fpt.com</w:t>
      </w:r>
    </w:p>
  </w:comment>
  <w:comment w:author="Phong Dang Xuan" w:id="53" w:date="2025-12-19T02:09:07Z">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54" w:date="2025-12-25T04:57:21Z">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Phong Dang Xuan" w:id="55" w:date="2025-12-19T02:09:07Z">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56" w:date="2025-12-25T04:57:21Z">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Phong Dang Xuan" w:id="57" w:date="2025-12-19T02:09:07Z">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Phong Dang Xuan" w:id="58" w:date="2025-12-25T04:57:21Z">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w:t>
      </w:r>
    </w:p>
  </w:comment>
  <w:comment w:author="Thao Pham Phuong" w:id="105" w:date="2026-03-05T07:20:31Z">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7</w:t>
      </w:r>
    </w:p>
  </w:comment>
  <w:comment w:author="Phong Dang Xuan" w:id="28" w:date="2025-12-12T09:27:10Z">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29" w:date="2025-12-26T04:31:19Z">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Thao Do Lien" w:id="89" w:date="2025-12-12T03:50:00Z">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comment>
  <w:comment w:author="Thao Do Lien" w:id="90" w:date="2025-12-25T07:44:21Z">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w:t>
      </w:r>
    </w:p>
  </w:comment>
  <w:comment w:author="Anh Dang Chau" w:id="37" w:date="2026-01-19T04:48:03Z">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Main/Extra mặc định là Main hay N/A v ạ @phongdx6@fpt.com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D">
    <w:pP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AAE">
    <w:pPr>
      <w:tabs>
        <w:tab w:val="center" w:leader="none" w:pos="4680"/>
        <w:tab w:val="right" w:leader="none" w:pos="9360"/>
        <w:tab w:val="left" w:leader="none" w:pos="1395"/>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6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0"/>
      <w:numFmt w:val="bullet"/>
      <w:lvlText w:val="-"/>
      <w:lvlJc w:val="left"/>
      <w:pPr>
        <w:ind w:left="720" w:hanging="360"/>
      </w:pPr>
      <w:rPr>
        <w:rFonts w:ascii="Times New Roman" w:cs="Times New Roman" w:eastAsia="Times New Roman" w:hAnsi="Times New Roman"/>
        <w:color w:val="2f549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upperRoman"/>
      <w:lvlText w:val="%1."/>
      <w:lvlJc w:val="right"/>
      <w:pPr>
        <w:ind w:left="720" w:hanging="360"/>
      </w:pPr>
      <w:rPr/>
    </w:lvl>
    <w:lvl w:ilvl="1">
      <w:start w:val="1"/>
      <w:numFmt w:val="upperLetter"/>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spacing w:after="0" w:before="40" w:lineRule="auto"/>
      <w:ind w:left="720" w:hanging="720"/>
    </w:pPr>
    <w:rPr>
      <w:b w:val="1"/>
      <w:bCs w:val="1"/>
    </w:rPr>
  </w:style>
  <w:style w:type="paragraph" w:styleId="Heading3">
    <w:name w:val="heading 3"/>
    <w:basedOn w:val="Normal"/>
    <w:next w:val="Normal"/>
    <w:pPr>
      <w:keepNext w:val="1"/>
      <w:keepLines w:val="1"/>
      <w:spacing w:after="0" w:before="40" w:lineRule="auto"/>
      <w:ind w:left="1440" w:hanging="72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40" w:lineRule="auto"/>
      <w:ind w:left="360" w:hanging="360"/>
    </w:pPr>
    <w:rPr>
      <w:b w:val="1"/>
      <w:bCs w:val="1"/>
      <w:i w:val="1"/>
      <w:iCs w:val="1"/>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1.png"/><Relationship Id="rId41" Type="http://schemas.openxmlformats.org/officeDocument/2006/relationships/image" Target="media/image20.png"/><Relationship Id="rId44" Type="http://schemas.openxmlformats.org/officeDocument/2006/relationships/image" Target="media/image8.png"/><Relationship Id="rId43" Type="http://schemas.openxmlformats.org/officeDocument/2006/relationships/image" Target="media/image5.png"/><Relationship Id="rId46" Type="http://schemas.openxmlformats.org/officeDocument/2006/relationships/image" Target="media/image14.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diagrams.net/#G18dWdKNcnxKnCwj11DLuHOjd9HcD06rA1#%7B%22pageId%22%3A%22NWioD66ZhxEHefHVCcTD%22%7D" TargetMode="External"/><Relationship Id="rId48" Type="http://schemas.openxmlformats.org/officeDocument/2006/relationships/image" Target="media/image13.png"/><Relationship Id="rId47" Type="http://schemas.openxmlformats.org/officeDocument/2006/relationships/image" Target="media/image38.png"/><Relationship Id="rId49" Type="http://schemas.openxmlformats.org/officeDocument/2006/relationships/hyperlink" Target="https://docs.google.com/spreadsheets/d/12Lmrwx8IAL9at3tuiV0mtwmrrsKTPsUdC_SW_i6vQyg/edit?gid=765547429#gid=76554742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8.png"/><Relationship Id="rId8" Type="http://schemas.openxmlformats.org/officeDocument/2006/relationships/image" Target="media/image22.png"/><Relationship Id="rId31" Type="http://schemas.openxmlformats.org/officeDocument/2006/relationships/image" Target="media/image26.png"/><Relationship Id="rId30" Type="http://schemas.openxmlformats.org/officeDocument/2006/relationships/image" Target="media/image4.png"/><Relationship Id="rId33" Type="http://schemas.openxmlformats.org/officeDocument/2006/relationships/image" Target="media/image15.png"/><Relationship Id="rId32" Type="http://schemas.openxmlformats.org/officeDocument/2006/relationships/image" Target="media/image35.png"/><Relationship Id="rId35" Type="http://schemas.openxmlformats.org/officeDocument/2006/relationships/hyperlink" Target="https://docs.google.com/document/d/19an_fGPWLVHGHGJ78S2QlA6nizlJ1-taK-lmObQMSTg/edit?tab=t.0" TargetMode="External"/><Relationship Id="rId34" Type="http://schemas.openxmlformats.org/officeDocument/2006/relationships/image" Target="media/image23.png"/><Relationship Id="rId37" Type="http://schemas.openxmlformats.org/officeDocument/2006/relationships/image" Target="media/image21.png"/><Relationship Id="rId36" Type="http://schemas.openxmlformats.org/officeDocument/2006/relationships/hyperlink" Target="https://docs.google.com/spreadsheets/d/12Lmrwx8IAL9at3tuiV0mtwmrrsKTPsUdC_SW_i6vQyg/edit?gid=765547429#gid=765547429" TargetMode="External"/><Relationship Id="rId39" Type="http://schemas.openxmlformats.org/officeDocument/2006/relationships/hyperlink" Target="https://docs.google.com/spreadsheets/d/12Lmrwx8IAL9at3tuiV0mtwmrrsKTPsUdC_SW_i6vQyg/edit?gid=765547429#gid=765547429" TargetMode="External"/><Relationship Id="rId38" Type="http://schemas.openxmlformats.org/officeDocument/2006/relationships/hyperlink" Target="https://docs.google.com/spreadsheets/d/12Lmrwx8IAL9at3tuiV0mtwmrrsKTPsUdC_SW_i6vQyg/edit?gid=765547429#gid=765547429" TargetMode="External"/><Relationship Id="rId62" Type="http://schemas.openxmlformats.org/officeDocument/2006/relationships/image" Target="media/image10.png"/><Relationship Id="rId61" Type="http://schemas.openxmlformats.org/officeDocument/2006/relationships/hyperlink" Target="https://docs.google.com/spreadsheets/d/1pQ9R_yJ0ZpJk9qPQ0cel0sQibZp_OYWKfqoFvwcfQcE/edit?gid=155746465#gid=155746465" TargetMode="External"/><Relationship Id="rId20" Type="http://schemas.openxmlformats.org/officeDocument/2006/relationships/image" Target="media/image2.png"/><Relationship Id="rId64" Type="http://schemas.openxmlformats.org/officeDocument/2006/relationships/hyperlink" Target="https://docs.google.com/spreadsheets/d/1pQ9R_yJ0ZpJk9qPQ0cel0sQibZp_OYWKfqoFvwcfQcE/edit?gid=0#gid=0" TargetMode="External"/><Relationship Id="rId63" Type="http://schemas.openxmlformats.org/officeDocument/2006/relationships/hyperlink" Target="https://docs.google.com/spreadsheets/d/1pQ9R_yJ0ZpJk9qPQ0cel0sQibZp_OYWKfqoFvwcfQcE/edit?gid=1135403491#gid=1135403491" TargetMode="External"/><Relationship Id="rId22" Type="http://schemas.openxmlformats.org/officeDocument/2006/relationships/image" Target="media/image16.png"/><Relationship Id="rId66" Type="http://schemas.openxmlformats.org/officeDocument/2006/relationships/header" Target="header1.xml"/><Relationship Id="rId21" Type="http://schemas.openxmlformats.org/officeDocument/2006/relationships/image" Target="media/image39.png"/><Relationship Id="rId65" Type="http://schemas.openxmlformats.org/officeDocument/2006/relationships/hyperlink" Target="https://docs.google.com/spreadsheets/d/1pQ9R_yJ0ZpJk9qPQ0cel0sQibZp_OYWKfqoFvwcfQcE/edit?gid=155746465#gid=155746465" TargetMode="External"/><Relationship Id="rId24" Type="http://schemas.openxmlformats.org/officeDocument/2006/relationships/image" Target="media/image27.png"/><Relationship Id="rId23" Type="http://schemas.openxmlformats.org/officeDocument/2006/relationships/image" Target="media/image12.png"/><Relationship Id="rId60" Type="http://schemas.openxmlformats.org/officeDocument/2006/relationships/image" Target="media/image37.png"/><Relationship Id="rId26" Type="http://schemas.openxmlformats.org/officeDocument/2006/relationships/image" Target="media/image7.png"/><Relationship Id="rId25" Type="http://schemas.openxmlformats.org/officeDocument/2006/relationships/image" Target="media/image32.png"/><Relationship Id="rId28" Type="http://schemas.openxmlformats.org/officeDocument/2006/relationships/image" Target="media/image3.png"/><Relationship Id="rId27" Type="http://schemas.openxmlformats.org/officeDocument/2006/relationships/image" Target="media/image9.png"/><Relationship Id="rId29" Type="http://schemas.openxmlformats.org/officeDocument/2006/relationships/image" Target="media/image6.png"/><Relationship Id="rId51" Type="http://schemas.openxmlformats.org/officeDocument/2006/relationships/hyperlink" Target="https://docs.google.com/spreadsheets/d/12Lmrwx8IAL9at3tuiV0mtwmrrsKTPsUdC_SW_i6vQyg/edit?gid=1382702997#gid=1382702997" TargetMode="External"/><Relationship Id="rId50" Type="http://schemas.openxmlformats.org/officeDocument/2006/relationships/hyperlink" Target="https://docs.google.com/spreadsheets/d/12Lmrwx8IAL9at3tuiV0mtwmrrsKTPsUdC_SW_i6vQyg/edit?gid=1382702997#gid=1382702997" TargetMode="External"/><Relationship Id="rId53" Type="http://schemas.openxmlformats.org/officeDocument/2006/relationships/hyperlink" Target="https://docs.google.com/spreadsheets/d/12Lmrwx8IAL9at3tuiV0mtwmrrsKTPsUdC_SW_i6vQyg/edit?gid=765547429#gid=765547429" TargetMode="External"/><Relationship Id="rId52" Type="http://schemas.openxmlformats.org/officeDocument/2006/relationships/hyperlink" Target="https://docs.google.com/spreadsheets/d/12Lmrwx8IAL9at3tuiV0mtwmrrsKTPsUdC_SW_i6vQyg/edit?gid=1382702997#gid=1382702997" TargetMode="External"/><Relationship Id="rId11" Type="http://schemas.openxmlformats.org/officeDocument/2006/relationships/hyperlink" Target="https://www.figma.com/design/YK3iWYaOtJKn8ibECDVkN9/FTEL---ECOM---ProductHub?node-id=575-9220&amp;t=lot4FcAqxAH794mT-0" TargetMode="External"/><Relationship Id="rId55" Type="http://schemas.openxmlformats.org/officeDocument/2006/relationships/hyperlink" Target="https://docs.google.com/spreadsheets/d/12Lmrwx8IAL9at3tuiV0mtwmrrsKTPsUdC_SW_i6vQyg/edit?gid=765547429#gid=765547429" TargetMode="External"/><Relationship Id="rId10" Type="http://schemas.openxmlformats.org/officeDocument/2006/relationships/image" Target="media/image40.png"/><Relationship Id="rId54" Type="http://schemas.openxmlformats.org/officeDocument/2006/relationships/hyperlink" Target="https://docs.google.com/spreadsheets/d/12Lmrwx8IAL9at3tuiV0mtwmrrsKTPsUdC_SW_i6vQyg/edit?gid=765547429#gid=765547429" TargetMode="External"/><Relationship Id="rId13" Type="http://schemas.openxmlformats.org/officeDocument/2006/relationships/hyperlink" Target="https://www.figma.com/design/YK3iWYaOtJKn8ibECDVkN9/FTEL---ECOM---ProductHub?node-id=687-10220&amp;t=eTgVmoIdQoU2qbWr-1" TargetMode="External"/><Relationship Id="rId57" Type="http://schemas.openxmlformats.org/officeDocument/2006/relationships/image" Target="media/image34.png"/><Relationship Id="rId12" Type="http://schemas.openxmlformats.org/officeDocument/2006/relationships/image" Target="media/image18.png"/><Relationship Id="rId56" Type="http://schemas.openxmlformats.org/officeDocument/2006/relationships/image" Target="media/image17.png"/><Relationship Id="rId15" Type="http://schemas.openxmlformats.org/officeDocument/2006/relationships/image" Target="media/image29.png"/><Relationship Id="rId59" Type="http://schemas.openxmlformats.org/officeDocument/2006/relationships/image" Target="media/image19.png"/><Relationship Id="rId14" Type="http://schemas.openxmlformats.org/officeDocument/2006/relationships/image" Target="media/image30.png"/><Relationship Id="rId58" Type="http://schemas.openxmlformats.org/officeDocument/2006/relationships/image" Target="media/image24.png"/><Relationship Id="rId17" Type="http://schemas.openxmlformats.org/officeDocument/2006/relationships/image" Target="media/image33.png"/><Relationship Id="rId16" Type="http://schemas.openxmlformats.org/officeDocument/2006/relationships/image" Target="media/image36.png"/><Relationship Id="rId19" Type="http://schemas.openxmlformats.org/officeDocument/2006/relationships/image" Target="media/image31.png"/><Relationship Id="rId18" Type="http://schemas.openxmlformats.org/officeDocument/2006/relationships/hyperlink" Target="https://www.figma.com/design/YK3iWYaOtJKn8ibECDVkN9/FTEL---ECOM---ProductHub?node-id=9785-6227&amp;t=RsNJOx22ZDojJYxl-4"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